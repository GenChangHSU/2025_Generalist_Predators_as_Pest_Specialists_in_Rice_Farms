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2B5C2" w14:textId="77777777" w:rsidR="000600B7" w:rsidRDefault="00056389">
      <w:pPr>
        <w:jc w:val="left"/>
        <w:rPr>
          <w:b/>
          <w:color w:val="FF0000"/>
        </w:rPr>
      </w:pPr>
      <w:r>
        <w:rPr>
          <w:rFonts w:hint="eastAsia"/>
          <w:b/>
          <w:color w:val="FF0000"/>
        </w:rPr>
        <w:t>Running title</w:t>
      </w:r>
    </w:p>
    <w:p w14:paraId="39D393C4" w14:textId="77777777" w:rsidR="000600B7" w:rsidRDefault="00056389">
      <w:pPr>
        <w:jc w:val="center"/>
        <w:rPr>
          <w:color w:val="FF0000"/>
        </w:rPr>
      </w:pPr>
      <w:r>
        <w:rPr>
          <w:rFonts w:hint="eastAsia"/>
          <w:color w:val="FF0000"/>
        </w:rPr>
        <w:t>Stable isotope analysis reveals consistent pest consumption by generalist arthropod predators (ladybeetles and spiders) in rice farms</w:t>
      </w:r>
    </w:p>
    <w:p w14:paraId="04D89A34" w14:textId="77777777" w:rsidR="000600B7" w:rsidRDefault="00056389">
      <w:pPr>
        <w:pStyle w:val="af3"/>
        <w:numPr>
          <w:ilvl w:val="0"/>
          <w:numId w:val="1"/>
        </w:numPr>
        <w:jc w:val="left"/>
        <w:rPr>
          <w:color w:val="FF0000"/>
        </w:rPr>
      </w:pPr>
      <w:r>
        <w:rPr>
          <w:color w:val="FF0000"/>
        </w:rPr>
        <w:t>A predator in need is a predator indeed</w:t>
      </w:r>
    </w:p>
    <w:p w14:paraId="04A061C2" w14:textId="77777777" w:rsidR="000600B7" w:rsidRDefault="00056389">
      <w:pPr>
        <w:pStyle w:val="af3"/>
        <w:numPr>
          <w:ilvl w:val="0"/>
          <w:numId w:val="1"/>
        </w:numPr>
        <w:jc w:val="left"/>
        <w:rPr>
          <w:color w:val="FF0000"/>
        </w:rPr>
      </w:pPr>
      <w:r>
        <w:rPr>
          <w:color w:val="FF0000"/>
        </w:rPr>
        <w:t>Generalist predators are specialists when things matter (during high pest density)</w:t>
      </w:r>
    </w:p>
    <w:p w14:paraId="17D3110B" w14:textId="77777777" w:rsidR="000600B7" w:rsidRDefault="000600B7">
      <w:pPr>
        <w:jc w:val="left"/>
        <w:rPr>
          <w:b/>
        </w:rPr>
      </w:pPr>
    </w:p>
    <w:p w14:paraId="17418401" w14:textId="77777777" w:rsidR="000600B7" w:rsidRDefault="00056389">
      <w:pPr>
        <w:jc w:val="left"/>
        <w:rPr>
          <w:b/>
          <w:color w:val="FF0000"/>
        </w:rPr>
      </w:pPr>
      <w:r>
        <w:rPr>
          <w:rFonts w:hint="eastAsia"/>
          <w:b/>
          <w:color w:val="FF0000"/>
        </w:rPr>
        <w:t>Abstract</w:t>
      </w:r>
    </w:p>
    <w:p w14:paraId="4771C5E6" w14:textId="77777777"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72C1D07C" w14:textId="77777777" w:rsidR="000600B7" w:rsidRDefault="0005638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14:paraId="10680D46" w14:textId="77777777" w:rsidR="000600B7" w:rsidRDefault="000600B7">
      <w:pPr>
        <w:jc w:val="left"/>
        <w:rPr>
          <w:color w:val="FF0000"/>
        </w:rPr>
      </w:pPr>
    </w:p>
    <w:p w14:paraId="02D20363" w14:textId="77777777" w:rsidR="000600B7" w:rsidRDefault="00056389">
      <w:pPr>
        <w:jc w:val="left"/>
        <w:rPr>
          <w:b/>
          <w:color w:val="FF0000"/>
        </w:rPr>
      </w:pPr>
      <w:r>
        <w:rPr>
          <w:b/>
          <w:color w:val="FF0000"/>
        </w:rPr>
        <w:br w:type="page"/>
      </w:r>
    </w:p>
    <w:p w14:paraId="4DD88EFB" w14:textId="77777777" w:rsidR="000600B7" w:rsidRDefault="00056389">
      <w:pPr>
        <w:jc w:val="left"/>
        <w:rPr>
          <w:b/>
        </w:rPr>
      </w:pPr>
      <w:r>
        <w:rPr>
          <w:rFonts w:hint="eastAsia"/>
          <w:b/>
        </w:rPr>
        <w:lastRenderedPageBreak/>
        <w:t>Introduction</w:t>
      </w:r>
    </w:p>
    <w:p w14:paraId="07F21EDD" w14:textId="77777777"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0600B7">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0600B7">
        <w:fldChar w:fldCharType="separate"/>
      </w:r>
      <w:r>
        <w:t>(Huang and Yang 1987)</w:t>
      </w:r>
      <w:r w:rsidR="000600B7">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0600B7">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0600B7">
        <w:fldChar w:fldCharType="separate"/>
      </w:r>
      <w:r>
        <w:t>(Geiger et al. 2010, Kehoe et al. 2017)</w:t>
      </w:r>
      <w:r w:rsidR="000600B7">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rsidR="000600B7">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0600B7">
        <w:fldChar w:fldCharType="separate"/>
      </w:r>
      <w:r>
        <w:t>(Campbell et al. 2017)</w:t>
      </w:r>
      <w:r w:rsidR="000600B7">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rsidR="000600B7">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0600B7">
        <w:fldChar w:fldCharType="separate"/>
      </w:r>
      <w:r>
        <w:t>(Gomiero et al. 2011)</w:t>
      </w:r>
      <w:r w:rsidR="000600B7">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0600B7">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0600B7">
        <w:fldChar w:fldCharType="separate"/>
      </w:r>
      <w:r>
        <w:t>(EC 2020)</w:t>
      </w:r>
      <w:r w:rsidR="000600B7">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14:paraId="6E96A913" w14:textId="77777777"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0600B7">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0600B7">
        <w:rPr>
          <w:color w:val="000000" w:themeColor="text1"/>
        </w:rPr>
        <w:fldChar w:fldCharType="separate"/>
      </w:r>
      <w:r>
        <w:rPr>
          <w:color w:val="000000" w:themeColor="text1"/>
        </w:rPr>
        <w:t>(Stiling and Cornelissen 2005)</w:t>
      </w:r>
      <w:r w:rsidR="000600B7">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0600B7">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 </w:instrText>
      </w:r>
      <w:r w:rsidR="000600B7">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EN.CITE.DATA </w:instrText>
      </w:r>
      <w:r w:rsidR="000600B7">
        <w:rPr>
          <w:color w:val="000000" w:themeColor="text1"/>
        </w:rPr>
      </w:r>
      <w:r w:rsidR="000600B7">
        <w:rPr>
          <w:color w:val="000000" w:themeColor="text1"/>
        </w:rPr>
        <w:fldChar w:fldCharType="end"/>
      </w:r>
      <w:r w:rsidR="000600B7">
        <w:rPr>
          <w:color w:val="000000" w:themeColor="text1"/>
        </w:rPr>
      </w:r>
      <w:r w:rsidR="000600B7">
        <w:rPr>
          <w:color w:val="000000" w:themeColor="text1"/>
        </w:rPr>
        <w:fldChar w:fldCharType="separate"/>
      </w:r>
      <w:r>
        <w:rPr>
          <w:color w:val="000000" w:themeColor="text1"/>
        </w:rPr>
        <w:t>(Symondson et al. 2002, Stiling and Cornelissen 2005, Michalko et al. 2019b, Hsu et al. 2021)</w:t>
      </w:r>
      <w:r w:rsidR="000600B7">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0600B7">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0600B7">
        <w:rPr>
          <w:color w:val="000000" w:themeColor="text1"/>
        </w:rPr>
        <w:fldChar w:fldCharType="separate"/>
      </w:r>
      <w:r>
        <w:rPr>
          <w:color w:val="000000" w:themeColor="text1"/>
        </w:rPr>
        <w:t>(Symondson et al. 2002)</w:t>
      </w:r>
      <w:r w:rsidR="000600B7">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0600B7">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0600B7">
        <w:rPr>
          <w:color w:val="000000" w:themeColor="text1"/>
        </w:rPr>
        <w:fldChar w:fldCharType="separate"/>
      </w:r>
      <w:r>
        <w:rPr>
          <w:color w:val="000000" w:themeColor="text1"/>
        </w:rPr>
        <w:t>(Stiling and Cornelissen 2005)</w:t>
      </w:r>
      <w:r w:rsidR="000600B7">
        <w:rPr>
          <w:color w:val="000000" w:themeColor="text1"/>
        </w:rPr>
        <w:fldChar w:fldCharType="end"/>
      </w:r>
      <w:r>
        <w:rPr>
          <w:rFonts w:hint="eastAsia"/>
          <w:color w:val="000000" w:themeColor="text1"/>
        </w:rPr>
        <w:t>.</w:t>
      </w:r>
    </w:p>
    <w:p w14:paraId="24E11EDD" w14:textId="77777777" w:rsidR="000600B7" w:rsidRDefault="00056389">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0600B7">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0600B7">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rsidR="000600B7">
        <w:fldChar w:fldCharType="end"/>
      </w:r>
      <w:r w:rsidR="000600B7">
        <w:fldChar w:fldCharType="separate"/>
      </w:r>
      <w:r>
        <w:t>(Eitzinger and Traugott 2011, Ingrao et al. 2017, Albertini et al. 2018)</w:t>
      </w:r>
      <w:r w:rsidR="000600B7">
        <w:fldChar w:fldCharType="end"/>
      </w:r>
      <w:r>
        <w:t xml:space="preserve">, very few have quantified these predators’ diet compositions over growth season in the field </w:t>
      </w:r>
      <w:r>
        <w:rPr>
          <w:i/>
        </w:rPr>
        <w:t>(knowledge gap 1)</w:t>
      </w:r>
      <w:r>
        <w:t xml:space="preserve"> </w:t>
      </w:r>
      <w:r w:rsidR="000600B7">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600B7">
        <w:fldChar w:fldCharType="separate"/>
      </w:r>
      <w:r>
        <w:t>(Hsu et al. 2021)</w:t>
      </w:r>
      <w:r w:rsidR="000600B7">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0600B7">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0600B7">
        <w:fldChar w:fldCharType="separate"/>
      </w:r>
      <w:r>
        <w:t>(Michalko et al. 2019b)</w:t>
      </w:r>
      <w:r w:rsidR="000600B7">
        <w:fldChar w:fldCharType="end"/>
      </w:r>
      <w:r>
        <w:t xml:space="preserve">.  If generalist predators consume a high proportion of pests in their diet in field conditions with the presence of alternative prey, the result may help end a long debate on whether generalist predators serve well as </w:t>
      </w:r>
      <w:r>
        <w:lastRenderedPageBreak/>
        <w:t>biocontrol agents</w:t>
      </w:r>
      <w:r>
        <w:rPr>
          <w:rFonts w:hint="eastAsia"/>
        </w:rPr>
        <w:t xml:space="preserve"> </w:t>
      </w:r>
      <w:r w:rsidR="000600B7">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rsidR="000600B7">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rsidR="000600B7">
        <w:fldChar w:fldCharType="end"/>
      </w:r>
      <w:r w:rsidR="000600B7">
        <w:fldChar w:fldCharType="separate"/>
      </w:r>
      <w:r>
        <w:t>(Symondson et al. 2002, Krey et al. 2017, Michalko et al. 2019b)</w:t>
      </w:r>
      <w:r w:rsidR="000600B7">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0600B7">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0600B7">
        <w:fldChar w:fldCharType="separate"/>
      </w:r>
      <w:r>
        <w:t>(Settle et al. 1996, Dominik et al. 2018)</w:t>
      </w:r>
      <w:r w:rsidR="000600B7">
        <w:fldChar w:fldCharType="end"/>
      </w:r>
      <w:r>
        <w:t xml:space="preserve">, a consistently high consumption of pest by generalist predators, if it occurs, will provide strong support for applying these </w:t>
      </w:r>
      <w:r>
        <w:rPr>
          <w:rFonts w:hint="eastAsia"/>
        </w:rPr>
        <w:t>predators in pest management programs.</w:t>
      </w:r>
    </w:p>
    <w:p w14:paraId="6B69B98F" w14:textId="77777777" w:rsidR="000600B7" w:rsidRDefault="00056389">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rsidR="000600B7">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0600B7">
        <w:fldChar w:fldCharType="separate"/>
      </w:r>
      <w:r>
        <w:t>(Roubinet et al. 2017)</w:t>
      </w:r>
      <w:r w:rsidR="000600B7">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rsidR="000600B7">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0600B7">
        <w:fldChar w:fldCharType="separate"/>
      </w:r>
      <w:r>
        <w:t>(Birkhofer et al. 2011)</w:t>
      </w:r>
      <w:r w:rsidR="000600B7">
        <w:fldChar w:fldCharType="end"/>
      </w:r>
      <w:r>
        <w:t xml:space="preserve">. In general, compared to conventional farming, organic farming promotes arthropod diversity (both pest and alternative prey) </w:t>
      </w:r>
      <w:r w:rsidR="000600B7">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0600B7">
        <w:fldChar w:fldCharType="separate"/>
      </w:r>
      <w:r>
        <w:t>(Bengtsson et al. 2005)</w:t>
      </w:r>
      <w:r w:rsidR="000600B7">
        <w:fldChar w:fldCharType="end"/>
      </w:r>
      <w:r>
        <w:t>, potentially lowering the consumption of pest by generalist predators</w:t>
      </w:r>
      <w:r>
        <w:rPr>
          <w:rFonts w:hint="eastAsia"/>
        </w:rPr>
        <w:t xml:space="preserve"> </w:t>
      </w:r>
      <w:r w:rsidR="000600B7">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600B7">
        <w:fldChar w:fldCharType="separate"/>
      </w:r>
      <w:r>
        <w:t>(Hsu et al. 2021)</w:t>
      </w:r>
      <w:r w:rsidR="000600B7">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0600B7">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0600B7">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0600B7">
        <w:fldChar w:fldCharType="end"/>
      </w:r>
      <w:r w:rsidR="000600B7">
        <w:fldChar w:fldCharType="separate"/>
      </w:r>
      <w:r>
        <w:t>(Hardin et al. 1995, Settle et al. 1996, Birkhofer et al. 2008a, Guedes et al. 2016)</w:t>
      </w:r>
      <w:r w:rsidR="000600B7">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0600B7">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0600B7">
        <w:fldChar w:fldCharType="separate"/>
      </w:r>
      <w:r>
        <w:t>(Roubinet et al. 2017)</w:t>
      </w:r>
      <w:r w:rsidR="000600B7">
        <w:fldChar w:fldCharType="end"/>
      </w:r>
      <w:r>
        <w:rPr>
          <w:rFonts w:hint="eastAsia"/>
        </w:rPr>
        <w:t xml:space="preserve"> </w:t>
      </w:r>
      <w:r>
        <w:t>or feeding preference</w:t>
      </w:r>
      <w:r>
        <w:rPr>
          <w:rFonts w:hint="eastAsia"/>
        </w:rPr>
        <w:t xml:space="preserve"> for pests</w:t>
      </w:r>
      <w:r>
        <w:t xml:space="preserve"> </w:t>
      </w:r>
      <w:r w:rsidR="000600B7">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 </w:instrText>
      </w:r>
      <w:r w:rsidR="000600B7">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EN.CITE.DATA </w:instrText>
      </w:r>
      <w:r w:rsidR="000600B7">
        <w:fldChar w:fldCharType="end"/>
      </w:r>
      <w:r w:rsidR="000600B7">
        <w:fldChar w:fldCharType="separate"/>
      </w:r>
      <w:r>
        <w:t>(Wise et al. 2006, Kuusk and Ekbom 2012, Eitzinger et al. 2019)</w:t>
      </w:r>
      <w:r w:rsidR="000600B7">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0600B7">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0600B7">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0600B7">
        <w:fldChar w:fldCharType="end"/>
      </w:r>
      <w:r w:rsidR="000600B7">
        <w:fldChar w:fldCharType="separate"/>
      </w:r>
      <w:r>
        <w:t>(Altieri and Letourneau 1982, Altieri 1999, Barbosa and Castellanos 2005, Diehl et al. 2013, Lichtenberg et al. 2017)</w:t>
      </w:r>
      <w:r w:rsidR="000600B7">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14:paraId="52008268" w14:textId="77777777"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 xml:space="preserve">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rsidR="000600B7">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0600B7">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0600B7">
        <w:fldChar w:fldCharType="end"/>
      </w:r>
      <w:r w:rsidR="000600B7">
        <w:fldChar w:fldCharType="separate"/>
      </w:r>
      <w:r>
        <w:t>(Post 2002, Boecklen et al. 2011, Layman et al. 2012)</w:t>
      </w:r>
      <w:r w:rsidR="000600B7">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0600B7">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0600B7">
        <w:fldChar w:fldCharType="separate"/>
      </w:r>
      <w:r>
        <w:t>(Newton 2016)</w:t>
      </w:r>
      <w:r w:rsidR="000600B7">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14:paraId="7897B980" w14:textId="77777777" w:rsidR="000600B7" w:rsidRDefault="00056389">
      <w:pPr>
        <w:jc w:val="left"/>
      </w:pPr>
      <w:r>
        <w:t xml:space="preserve">   </w:t>
      </w:r>
    </w:p>
    <w:p w14:paraId="6FB46F04" w14:textId="77777777" w:rsidR="000600B7" w:rsidRDefault="00056389">
      <w:pPr>
        <w:rPr>
          <w:b/>
        </w:rPr>
      </w:pPr>
      <w:r>
        <w:rPr>
          <w:rFonts w:hint="eastAsia"/>
          <w:b/>
        </w:rPr>
        <w:t>Materials and Methods</w:t>
      </w:r>
    </w:p>
    <w:p w14:paraId="7813CEAE" w14:textId="77777777" w:rsidR="000600B7" w:rsidRDefault="00056389">
      <w:pPr>
        <w:jc w:val="center"/>
        <w:rPr>
          <w:i/>
        </w:rPr>
      </w:pPr>
      <w:r>
        <w:rPr>
          <w:rFonts w:hint="eastAsia"/>
          <w:i/>
        </w:rPr>
        <w:t>Study system and sample collection</w:t>
      </w:r>
    </w:p>
    <w:p w14:paraId="2AECEE83" w14:textId="77777777" w:rsidR="000600B7" w:rsidRDefault="0005638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0600B7">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600B7">
        <w:fldChar w:fldCharType="separate"/>
      </w:r>
      <w:r>
        <w:t>(Hsu et al. 2021)</w:t>
      </w:r>
      <w:r w:rsidR="000600B7">
        <w:fldChar w:fldCharType="end"/>
      </w:r>
      <w:r>
        <w:t>.</w:t>
      </w:r>
    </w:p>
    <w:p w14:paraId="5E86D075" w14:textId="77777777" w:rsidR="000600B7" w:rsidRDefault="00056389">
      <w:pPr>
        <w:pStyle w:val="af3"/>
        <w:ind w:left="0"/>
        <w:jc w:val="left"/>
      </w:pPr>
      <w:r>
        <w:rPr>
          <w:rFonts w:hint="eastAsia"/>
        </w:rPr>
        <w:tab/>
        <w:t xml:space="preserve"> </w:t>
      </w:r>
    </w:p>
    <w:p w14:paraId="74F81389" w14:textId="77777777" w:rsidR="000600B7" w:rsidRDefault="00056389">
      <w:pPr>
        <w:pStyle w:val="af3"/>
        <w:ind w:left="0"/>
        <w:jc w:val="center"/>
        <w:rPr>
          <w:i/>
        </w:rPr>
      </w:pPr>
      <w:r>
        <w:rPr>
          <w:rFonts w:hint="eastAsia"/>
          <w:i/>
        </w:rPr>
        <w:t>Stable isotope analysis of arthropod samples</w:t>
      </w:r>
    </w:p>
    <w:p w14:paraId="6C125259" w14:textId="77777777" w:rsidR="000600B7" w:rsidRDefault="00056389">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15EE099C" w14:textId="77777777" w:rsidR="000600B7" w:rsidRDefault="000600B7">
      <w:pPr>
        <w:pStyle w:val="af3"/>
        <w:ind w:left="0"/>
        <w:jc w:val="left"/>
        <w:rPr>
          <w:color w:val="FF0000"/>
        </w:rPr>
      </w:pPr>
    </w:p>
    <w:p w14:paraId="67F36117" w14:textId="77777777" w:rsidR="000600B7" w:rsidRDefault="00056389">
      <w:pPr>
        <w:jc w:val="center"/>
        <w:rPr>
          <w:i/>
        </w:rPr>
      </w:pPr>
      <w:r>
        <w:rPr>
          <w:rFonts w:hint="eastAsia"/>
          <w:i/>
        </w:rPr>
        <w:t>Arthropod trophic guild assignment</w:t>
      </w:r>
    </w:p>
    <w:p w14:paraId="7EE08AC4" w14:textId="77777777" w:rsidR="000600B7" w:rsidRDefault="00056389">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0600B7">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0600B7">
        <w:fldChar w:fldCharType="separate"/>
      </w:r>
      <w:r>
        <w:t>(Blondel 2003)</w:t>
      </w:r>
      <w:r w:rsidR="000600B7">
        <w:fldChar w:fldCharType="end"/>
      </w:r>
      <w:r>
        <w:t xml:space="preserve">. In this study, we </w:t>
      </w:r>
      <w:r>
        <w:rPr>
          <w:rFonts w:hint="eastAsia"/>
        </w:rPr>
        <w:t xml:space="preserve">classified arthropod samples into four trophic guilds based on their dietary information and isotope signatures </w:t>
      </w:r>
      <w:r w:rsidR="000600B7">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600B7">
        <w:fldChar w:fldCharType="separate"/>
      </w:r>
      <w:r>
        <w:t>(see Hsu et al. [2021] for more details)</w:t>
      </w:r>
      <w:r w:rsidR="000600B7">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14:paraId="07387220" w14:textId="77777777" w:rsidR="000600B7" w:rsidRDefault="000600B7">
      <w:pPr>
        <w:rPr>
          <w:i/>
          <w:color w:val="FF0000"/>
        </w:rPr>
      </w:pPr>
    </w:p>
    <w:p w14:paraId="1B7EDEEA" w14:textId="77777777" w:rsidR="000600B7" w:rsidRDefault="00056389">
      <w:pPr>
        <w:pStyle w:val="af3"/>
        <w:ind w:left="0"/>
        <w:jc w:val="center"/>
        <w:rPr>
          <w:i/>
        </w:rPr>
      </w:pPr>
      <w:r>
        <w:rPr>
          <w:rFonts w:hint="eastAsia"/>
          <w:i/>
        </w:rPr>
        <w:t>Data analysis</w:t>
      </w:r>
    </w:p>
    <w:p w14:paraId="6D3A6DB4" w14:textId="77777777"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rsidR="000600B7">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0600B7">
        <w:fldChar w:fldCharType="separate"/>
      </w:r>
      <w:r>
        <w:t>(Stock and Semmens 2017)</w:t>
      </w:r>
      <w:r w:rsidR="000600B7">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0600B7">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0600B7">
        <w:fldChar w:fldCharType="separate"/>
      </w:r>
      <w:r>
        <w:t>(Mazzi and Dorn 2012, Sun et al. 2015)</w:t>
      </w:r>
      <w:r w:rsidR="000600B7">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0600B7">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0600B7">
        <w:fldChar w:fldCharType="separate"/>
      </w:r>
      <w:r>
        <w:t>(Phillips and Koch 2002, Stock and Semmens 2016)</w:t>
      </w:r>
      <w:r w:rsidR="000600B7">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0600B7">
        <w:fldChar w:fldCharType="begin"/>
      </w:r>
      <w:r>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0600B7">
        <w:fldChar w:fldCharType="separate"/>
      </w:r>
      <w:r>
        <w:t>Caut et al. (2009)</w:t>
      </w:r>
      <w:r w:rsidR="000600B7">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758F8328" w14:textId="77777777" w:rsidR="000600B7" w:rsidRDefault="00056389">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rsidR="000600B7">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0600B7">
        <w:fldChar w:fldCharType="separate"/>
      </w:r>
      <w:r>
        <w:t>(Zeileis et al. 2016)</w:t>
      </w:r>
      <w:r w:rsidR="000600B7">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rsidR="000600B7">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0600B7">
        <w:fldChar w:fldCharType="separate"/>
      </w:r>
      <w:r>
        <w:t>(Fox and Weisberg 2018)</w:t>
      </w:r>
      <w:r w:rsidR="000600B7">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rsidR="000600B7">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0600B7">
        <w:fldChar w:fldCharType="separate"/>
      </w:r>
      <w:r>
        <w:t>(Lenth and Lenth 2018)</w:t>
      </w:r>
      <w:r w:rsidR="000600B7">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0600B7">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0600B7">
        <w:fldChar w:fldCharType="separate"/>
      </w:r>
      <w:r>
        <w:t>(R Core Team 2021)</w:t>
      </w:r>
      <w:r w:rsidR="000600B7">
        <w:fldChar w:fldCharType="end"/>
      </w:r>
      <w:r>
        <w:rPr>
          <w:rFonts w:hint="eastAsia"/>
        </w:rPr>
        <w:t>.</w:t>
      </w:r>
    </w:p>
    <w:p w14:paraId="1DA77D9C" w14:textId="77777777" w:rsidR="000600B7" w:rsidRDefault="000600B7">
      <w:pPr>
        <w:rPr>
          <w:b/>
        </w:rPr>
      </w:pPr>
    </w:p>
    <w:p w14:paraId="3D8A88B0" w14:textId="77777777" w:rsidR="000600B7" w:rsidRDefault="00056389">
      <w:pPr>
        <w:rPr>
          <w:b/>
        </w:rPr>
      </w:pPr>
      <w:r>
        <w:rPr>
          <w:rFonts w:hint="eastAsia"/>
          <w:b/>
        </w:rPr>
        <w:t>Results</w:t>
      </w:r>
    </w:p>
    <w:p w14:paraId="06AA9890" w14:textId="77777777" w:rsidR="000600B7" w:rsidRDefault="00056389">
      <w:pPr>
        <w:jc w:val="center"/>
        <w:rPr>
          <w:i/>
        </w:rPr>
      </w:pPr>
      <w:r>
        <w:rPr>
          <w:rFonts w:hint="eastAsia"/>
          <w:i/>
        </w:rPr>
        <w:t>Diet compositions of predators in rice farms</w:t>
      </w:r>
    </w:p>
    <w:p w14:paraId="59AB90DF" w14:textId="77777777" w:rsidR="000600B7" w:rsidRDefault="0005638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14:paraId="25E19C92" w14:textId="77777777" w:rsidR="000600B7" w:rsidRDefault="0005638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5B40538C" w14:textId="77777777" w:rsidR="000600B7" w:rsidRDefault="000600B7">
      <w:pPr>
        <w:rPr>
          <w:color w:val="FF0000"/>
        </w:rPr>
      </w:pPr>
    </w:p>
    <w:p w14:paraId="4DD1F8C7" w14:textId="77777777" w:rsidR="000600B7" w:rsidRDefault="00056389">
      <w:pPr>
        <w:jc w:val="center"/>
        <w:rPr>
          <w:i/>
        </w:rPr>
      </w:pPr>
      <w:r>
        <w:rPr>
          <w:rFonts w:hint="eastAsia"/>
          <w:i/>
        </w:rPr>
        <w:t>Patterns of rice herbivore consumption by predators</w:t>
      </w:r>
    </w:p>
    <w:p w14:paraId="0B41B8BF" w14:textId="77777777"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735931AE" w14:textId="77777777"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14:paraId="3FD3C630" w14:textId="77777777" w:rsidR="000600B7" w:rsidRDefault="000600B7"/>
    <w:p w14:paraId="3A670185" w14:textId="77777777"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14:paraId="1CB21C3E" w14:textId="77777777" w:rsidR="000600B7" w:rsidRDefault="0005638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77F23097" w14:textId="77777777"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213F084B" w14:textId="77777777" w:rsidR="000600B7" w:rsidRDefault="0005638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0600B7">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0600B7">
        <w:fldChar w:fldCharType="separate"/>
      </w:r>
      <w:r>
        <w:t>(Rusch et al. 2016)</w:t>
      </w:r>
      <w:r w:rsidR="000600B7">
        <w:fldChar w:fldCharType="end"/>
      </w:r>
      <w:r>
        <w:rPr>
          <w:rFonts w:hint="eastAsia"/>
        </w:rPr>
        <w:t xml:space="preserve"> , but see </w:t>
      </w:r>
      <w:r w:rsidR="000600B7">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0600B7">
        <w:fldChar w:fldCharType="separate"/>
      </w:r>
      <w:r>
        <w:t>Karp et al. (2018)</w:t>
      </w:r>
      <w:r w:rsidR="000600B7">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0A2DED68" w14:textId="77777777" w:rsidR="000600B7" w:rsidRDefault="00056389">
      <w:pPr>
        <w:rPr>
          <w:color w:val="FF0000"/>
        </w:rPr>
      </w:pPr>
      <w:r>
        <w:rPr>
          <w:color w:val="FF0000"/>
        </w:rPr>
        <w:br w:type="page"/>
      </w:r>
    </w:p>
    <w:p w14:paraId="1EF95F30" w14:textId="77777777" w:rsidR="000600B7" w:rsidRDefault="00056389">
      <w:pPr>
        <w:rPr>
          <w:sz w:val="24"/>
        </w:rPr>
      </w:pPr>
      <w:r>
        <w:rPr>
          <w:rFonts w:hint="eastAsia"/>
          <w:sz w:val="24"/>
        </w:rPr>
        <w:lastRenderedPageBreak/>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0600B7">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0600B7">
        <w:rPr>
          <w:sz w:val="24"/>
        </w:rPr>
        <w:fldChar w:fldCharType="separate"/>
      </w:r>
      <w:r>
        <w:rPr>
          <w:sz w:val="24"/>
        </w:rPr>
        <w:t>(Fox and Weisberg 2018)</w:t>
      </w:r>
      <w:r w:rsidR="000600B7">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0600B7" w14:paraId="3FFA7A5C" w14:textId="77777777" w:rsidTr="000600B7">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FC574F3" w14:textId="77777777" w:rsidR="000600B7" w:rsidRDefault="0005638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3524772E"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52FCDE93"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14:paraId="49F39674"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20DFACF2"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14:paraId="42875B60"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734E8FA" w14:textId="77777777" w:rsidR="000600B7" w:rsidRDefault="00056389">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13DA723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3E5CBF6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0727FCA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241486E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14:paraId="65ACB6BE"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DC95275"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0F6D318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6B1154B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12EBE06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7E0D777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4584E017"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DEB7EF3"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3E7207A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379C16D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7A24FE0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7832877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62B07513"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5959AD0"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2760E9D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4BF7B37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8ADF98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454AD3E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14:paraId="582E5B20"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688352B"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526C6F3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24F44EF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4B86A22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0707FAD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14:paraId="3C5350D7"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56AB8BD"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6A3DE38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34EAD1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5C52957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673D78E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0600B7" w14:paraId="1A1A888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35120AB" w14:textId="77777777" w:rsidR="000600B7" w:rsidRDefault="00056389">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3A5F34C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7178D5B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43ACA1E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50CB161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0600B7" w14:paraId="743797DB"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6F3A026"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4B5378C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5C4CE26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0C9746A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227EC42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184A2BB8"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3C9934A"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3724328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02B4660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5DBAD85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640B15A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750DDD29"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07BDDF9"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5AFF992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1AA29AF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6B20125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486C127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14:paraId="425A0D4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FEA5DFD"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4D24828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0CB1850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11488E7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278F5FC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14:paraId="30F3FCC1"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3BBB77B"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237AB1F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350B1B9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062F34A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5C046DC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0600B7" w14:paraId="7E36535B"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B3437F4"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3D535C3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4204816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41E4BF0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7F8075D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0600B7" w14:paraId="2D5BA8CD"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528D38E"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0A48AE0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149FCC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2E73C9F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2B17065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0600B7" w14:paraId="2FDA946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0678ED9"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0FDFF48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1DB47C6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3015D02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4FDEC28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0600B7" w14:paraId="63C3879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F7B426C" w14:textId="77777777" w:rsidR="000600B7" w:rsidRDefault="00056389">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66B02CB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0FB0F9B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1369D8E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5EB1BD9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14:paraId="3D68B285"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5F34E8F1"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0BD95DE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2CF39C5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18C27FE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78B11B1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14:paraId="7951DE91"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749573A7"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2482B79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45CAFC3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173BBA2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6962408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0600B7" w14:paraId="556F699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54D45FFA"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7272EB0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3DAFA3B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16288F9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2D19E4E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14:paraId="3F4BCBAA"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2E322FAE"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565BE2A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1E13F71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EFB0AF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7FDF945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14:paraId="30E99FAB"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9D119CA"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45D73CD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6D45D18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2A83340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0670D00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0600B7" w14:paraId="25688CBD"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D9F3805"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3034C39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733FBB3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6EFEEF0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4524875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0600B7" w14:paraId="5C5627F7"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6EC05BA" w14:textId="77777777" w:rsidR="000600B7" w:rsidRDefault="000600B7">
            <w:pPr>
              <w:spacing w:after="0" w:line="240" w:lineRule="auto"/>
              <w:rPr>
                <w:rFonts w:cs="Arial"/>
                <w:b w:val="0"/>
                <w:bCs w:val="0"/>
                <w:color w:val="auto"/>
                <w:sz w:val="22"/>
              </w:rPr>
            </w:pPr>
          </w:p>
        </w:tc>
        <w:tc>
          <w:tcPr>
            <w:tcW w:w="2761" w:type="dxa"/>
            <w:tcBorders>
              <w:right w:val="nil"/>
            </w:tcBorders>
            <w:shd w:val="clear" w:color="auto" w:fill="auto"/>
            <w:vAlign w:val="center"/>
          </w:tcPr>
          <w:p w14:paraId="17A48CF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1EC06B6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56E5CE9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49339E8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0600B7" w14:paraId="33F7DD51"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0481707" w14:textId="77777777" w:rsidR="000600B7" w:rsidRDefault="000600B7">
            <w:pPr>
              <w:spacing w:after="0" w:line="240" w:lineRule="auto"/>
              <w:rPr>
                <w:rFonts w:cs="Arial"/>
                <w:b w:val="0"/>
                <w:bCs w:val="0"/>
                <w:color w:val="auto"/>
                <w:sz w:val="22"/>
              </w:rPr>
            </w:pPr>
          </w:p>
        </w:tc>
        <w:tc>
          <w:tcPr>
            <w:tcW w:w="2761" w:type="dxa"/>
            <w:shd w:val="clear" w:color="auto" w:fill="auto"/>
            <w:vAlign w:val="center"/>
          </w:tcPr>
          <w:p w14:paraId="18A861C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0EBAE67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3328CD7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3F5ED40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46F233AF" w14:textId="77777777" w:rsidR="000600B7" w:rsidRDefault="00056389">
      <w:pPr>
        <w:rPr>
          <w:sz w:val="24"/>
        </w:rPr>
      </w:pPr>
      <w:r>
        <w:rPr>
          <w:color w:val="FF0000"/>
          <w:sz w:val="24"/>
        </w:rPr>
        <w:br w:type="page"/>
      </w:r>
      <w:r>
        <w:rPr>
          <w:rFonts w:hint="eastAsia"/>
          <w:sz w:val="24"/>
        </w:rPr>
        <w:lastRenderedPageBreak/>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sidR="000600B7">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0600B7">
        <w:rPr>
          <w:sz w:val="24"/>
        </w:rPr>
        <w:fldChar w:fldCharType="separate"/>
      </w:r>
      <w:r>
        <w:rPr>
          <w:sz w:val="24"/>
        </w:rPr>
        <w:t>(Hothorn et al. 2008)</w:t>
      </w:r>
      <w:r w:rsidR="000600B7">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0600B7" w14:paraId="67CCFE94" w14:textId="77777777" w:rsidTr="000600B7">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4B59072"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54735761"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67EC08A4"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651464B3"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5A682129"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14:paraId="3920E37A"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E4F680E"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0757B75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4B20EDF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49566F3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13F5008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14:paraId="34253CC0"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DC382E8"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1081D1F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5F61398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2FE9352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20A9FB9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14:paraId="4EFFDA0C"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3985F61"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578FC69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41C3154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74133C7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2104C4D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0600B7" w14:paraId="75AF9E75"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85CE0D1"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2E297F5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0906855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5A3653E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713E14C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0600B7" w14:paraId="2909A786"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6D5EE710"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6CD334B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7D99491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7C95A24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137FCDD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0600B7" w14:paraId="2F6E54C9"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26C8C67"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49534B9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1B88E48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6DB32F9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0E35579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36B77272" w14:textId="77777777" w:rsidR="000600B7" w:rsidRDefault="000600B7">
      <w:pPr>
        <w:rPr>
          <w:b/>
          <w:color w:val="FF0000"/>
        </w:rPr>
      </w:pPr>
    </w:p>
    <w:p w14:paraId="36AE4792" w14:textId="77777777" w:rsidR="000600B7" w:rsidRDefault="000600B7">
      <w:pPr>
        <w:rPr>
          <w:b/>
          <w:color w:val="FF0000"/>
        </w:rPr>
      </w:pPr>
    </w:p>
    <w:p w14:paraId="56FC82CE" w14:textId="77777777" w:rsidR="000600B7" w:rsidRDefault="00056389">
      <w:pPr>
        <w:rPr>
          <w:sz w:val="24"/>
        </w:rPr>
      </w:pPr>
      <w:r>
        <w:rPr>
          <w:sz w:val="24"/>
        </w:rPr>
        <w:br w:type="page"/>
      </w:r>
    </w:p>
    <w:p w14:paraId="3032FFB7" w14:textId="77777777" w:rsidR="000600B7" w:rsidRDefault="00056389">
      <w:pPr>
        <w:rPr>
          <w:sz w:val="24"/>
        </w:rPr>
      </w:pPr>
      <w:r>
        <w:rPr>
          <w:rFonts w:hint="eastAsia"/>
          <w:sz w:val="24"/>
        </w:rPr>
        <w:lastRenderedPageBreak/>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sidR="000600B7">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0600B7">
        <w:rPr>
          <w:sz w:val="24"/>
        </w:rPr>
        <w:fldChar w:fldCharType="separate"/>
      </w:r>
      <w:r>
        <w:rPr>
          <w:sz w:val="24"/>
        </w:rPr>
        <w:t>(Hothorn et al. 2008)</w:t>
      </w:r>
      <w:r w:rsidR="000600B7">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0600B7" w14:paraId="5DF7C5E3" w14:textId="77777777" w:rsidTr="000600B7">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F88D205"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2EEDC8AF"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7338A442"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5F026B24"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7AD524F5"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14:paraId="59E8A574"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056F6B1D"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1E6CDC4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514A5D3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2CE7CCC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53A772B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14:paraId="3EA809DC"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D203E36"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68FF8D1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2ED54FC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4863432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2313837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14:paraId="3D3EDF10"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F8F0048" w14:textId="77777777"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3C0AAF4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00F44BC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370C089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63B1F63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0600B7" w14:paraId="6DC3F2FC"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0004F2A"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14:paraId="16E9DCB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24C640B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64AE52B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0EA868A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0600B7" w14:paraId="66F43678"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14D945A" w14:textId="77777777"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6840FC4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201A7FB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33A16B9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52AA365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0600B7" w14:paraId="3ED6C18C"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1DA8BA3"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782BB13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3F3ABCB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4B66664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326DF18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0600B7" w14:paraId="3C2708BE"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FCBEFF9" w14:textId="77777777"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5DC214A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799FF5E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08AA977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13804D6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0600B7" w14:paraId="3F6779D9"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873911" w14:textId="77777777"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14:paraId="1EA5051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3BC0000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4FCD850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1A76174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0600B7" w14:paraId="2F9B4CAE"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7FBA541E" w14:textId="77777777"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14:paraId="2A39FE6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0DE0B64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00BD1F2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7261DE5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73D98081" w14:textId="77777777" w:rsidR="000600B7" w:rsidRDefault="00056389">
      <w:pPr>
        <w:rPr>
          <w:b/>
          <w:color w:val="FF0000"/>
        </w:rPr>
      </w:pPr>
      <w:r>
        <w:rPr>
          <w:b/>
          <w:color w:val="FF0000"/>
        </w:rPr>
        <w:br w:type="page"/>
      </w:r>
    </w:p>
    <w:p w14:paraId="7A23D822" w14:textId="77777777" w:rsidR="000600B7" w:rsidRDefault="00056389">
      <w:pPr>
        <w:jc w:val="center"/>
      </w:pPr>
      <w:r>
        <w:rPr>
          <w:noProof/>
        </w:rPr>
        <w:lastRenderedPageBreak/>
        <w:drawing>
          <wp:inline distT="0" distB="0" distL="0" distR="0" wp14:anchorId="6DB496CD" wp14:editId="440A17A8">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14:paraId="4C27998B" w14:textId="77777777" w:rsidR="000600B7" w:rsidRDefault="00056389">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263A59D1" w14:textId="77777777" w:rsidR="000600B7" w:rsidRDefault="000600B7">
      <w:pPr>
        <w:rPr>
          <w:sz w:val="24"/>
        </w:rPr>
      </w:pPr>
    </w:p>
    <w:p w14:paraId="2794651E" w14:textId="77777777" w:rsidR="000600B7" w:rsidRDefault="00056389">
      <w:pPr>
        <w:jc w:val="center"/>
      </w:pPr>
      <w:r>
        <w:rPr>
          <w:noProof/>
        </w:rPr>
        <w:lastRenderedPageBreak/>
        <w:drawing>
          <wp:inline distT="0" distB="0" distL="0" distR="0" wp14:anchorId="523A5222" wp14:editId="226DD4D8">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14:paraId="02F8009A" w14:textId="77777777" w:rsidR="000600B7" w:rsidRDefault="00056389">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7F3BB91B" w14:textId="77777777" w:rsidR="000600B7" w:rsidRDefault="000600B7">
      <w:pPr>
        <w:rPr>
          <w:b/>
          <w:color w:val="FF0000"/>
        </w:rPr>
      </w:pPr>
    </w:p>
    <w:p w14:paraId="3139449C" w14:textId="77777777" w:rsidR="000600B7" w:rsidRDefault="000600B7">
      <w:pPr>
        <w:rPr>
          <w:b/>
          <w:color w:val="FF0000"/>
        </w:rPr>
      </w:pPr>
    </w:p>
    <w:p w14:paraId="7D09F28E" w14:textId="77777777" w:rsidR="000600B7" w:rsidRDefault="000600B7">
      <w:pPr>
        <w:rPr>
          <w:b/>
          <w:color w:val="FF0000"/>
        </w:rPr>
      </w:pPr>
    </w:p>
    <w:p w14:paraId="01AB2248" w14:textId="77777777" w:rsidR="000600B7" w:rsidRDefault="000600B7">
      <w:pPr>
        <w:rPr>
          <w:b/>
          <w:color w:val="FF0000"/>
        </w:rPr>
      </w:pPr>
    </w:p>
    <w:p w14:paraId="1D4EDED4" w14:textId="77777777" w:rsidR="000600B7" w:rsidRDefault="00056389">
      <w:pPr>
        <w:jc w:val="center"/>
        <w:rPr>
          <w:color w:val="FF0000"/>
          <w:sz w:val="24"/>
        </w:rPr>
      </w:pPr>
      <w:r>
        <w:rPr>
          <w:rFonts w:hint="eastAsia"/>
          <w:noProof/>
          <w:color w:val="FF0000"/>
          <w:sz w:val="24"/>
        </w:rPr>
        <w:lastRenderedPageBreak/>
        <w:drawing>
          <wp:inline distT="0" distB="0" distL="0" distR="0" wp14:anchorId="6A8B2AEC" wp14:editId="77FA925F">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14:paraId="75C7271C" w14:textId="77777777" w:rsidR="000600B7" w:rsidRDefault="00056389">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14:paraId="74344193" w14:textId="77777777" w:rsidR="000600B7" w:rsidRDefault="00056389">
      <w:pPr>
        <w:rPr>
          <w:rFonts w:cs="Arial"/>
          <w:b/>
          <w:szCs w:val="28"/>
        </w:rPr>
      </w:pPr>
      <w:r>
        <w:rPr>
          <w:rFonts w:cs="Arial"/>
          <w:b/>
          <w:szCs w:val="28"/>
        </w:rPr>
        <w:br w:type="page"/>
      </w:r>
    </w:p>
    <w:p w14:paraId="13C48D88" w14:textId="77777777" w:rsidR="000600B7" w:rsidRDefault="00056389">
      <w:pPr>
        <w:rPr>
          <w:rFonts w:cs="Arial"/>
          <w:b/>
          <w:szCs w:val="28"/>
        </w:rPr>
      </w:pPr>
      <w:r>
        <w:rPr>
          <w:rFonts w:cs="Arial"/>
          <w:b/>
          <w:szCs w:val="28"/>
        </w:rPr>
        <w:lastRenderedPageBreak/>
        <w:t>Discussion</w:t>
      </w:r>
    </w:p>
    <w:p w14:paraId="767647E2" w14:textId="1143CD39"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tillering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del w:id="0" w:author="CK NTU" w:date="2021-11-17T11:37:00Z">
        <w:r w:rsidDel="0049352C">
          <w:rPr>
            <w:rFonts w:cs="Arial"/>
            <w:szCs w:val="28"/>
          </w:rPr>
          <w:delText>and</w:delText>
        </w:r>
      </w:del>
      <w:ins w:id="1" w:author="CK NTU" w:date="2021-11-17T11:37:00Z">
        <w:r w:rsidR="0049352C">
          <w:rPr>
            <w:rFonts w:cs="Arial"/>
            <w:szCs w:val="28"/>
          </w:rPr>
          <w:t>or</w:t>
        </w:r>
      </w:ins>
      <w:r>
        <w:rPr>
          <w:rFonts w:cs="Arial"/>
          <w:szCs w:val="28"/>
        </w:rPr>
        <w:t xml:space="preserve">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2"/>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various abiotic and biotic factors</w:t>
      </w:r>
      <w:r>
        <w:rPr>
          <w:rFonts w:cs="Arial"/>
          <w:szCs w:val="28"/>
        </w:rPr>
        <w:t xml:space="preserve"> on </w:t>
      </w:r>
      <w:r>
        <w:rPr>
          <w:rFonts w:cs="Arial" w:hint="eastAsia"/>
          <w:szCs w:val="28"/>
        </w:rPr>
        <w:t>pest consumption by predators</w:t>
      </w:r>
      <w:commentRangeEnd w:id="2"/>
      <w:r>
        <w:rPr>
          <w:rStyle w:val="a5"/>
        </w:rPr>
        <w:commentReference w:id="2"/>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32B0B31F" w14:textId="77777777" w:rsidR="000600B7" w:rsidRDefault="000600B7">
      <w:pPr>
        <w:rPr>
          <w:rFonts w:cs="Arial"/>
          <w:szCs w:val="28"/>
        </w:rPr>
      </w:pPr>
    </w:p>
    <w:p w14:paraId="3FD47637" w14:textId="77777777" w:rsidR="000600B7" w:rsidRDefault="00056389">
      <w:pPr>
        <w:ind w:firstLine="720"/>
        <w:jc w:val="center"/>
        <w:rPr>
          <w:rFonts w:cs="Arial"/>
          <w:i/>
          <w:szCs w:val="28"/>
        </w:rPr>
      </w:pPr>
      <w:r>
        <w:rPr>
          <w:rFonts w:cs="Arial"/>
          <w:i/>
          <w:szCs w:val="28"/>
        </w:rPr>
        <w:t>Generalist predators function as specialists at late crop stages (or when things matter)</w:t>
      </w:r>
    </w:p>
    <w:p w14:paraId="54C80089" w14:textId="77777777" w:rsidR="000600B7" w:rsidRDefault="00056389">
      <w:pPr>
        <w:ind w:firstLine="720"/>
        <w:rPr>
          <w:rFonts w:cs="Arial"/>
          <w:color w:val="0070C0"/>
          <w:szCs w:val="28"/>
        </w:rPr>
      </w:pPr>
      <w:r>
        <w:rPr>
          <w:rFonts w:cs="Arial"/>
          <w:color w:val="0070C0"/>
          <w:szCs w:val="28"/>
        </w:rPr>
        <w:t xml:space="preserve">Increasing over crop stages, </w:t>
      </w:r>
      <w:r>
        <w:rPr>
          <w:rFonts w:cs="Arial" w:hint="eastAsia"/>
          <w:color w:val="0070C0"/>
          <w:szCs w:val="28"/>
        </w:rPr>
        <w:t>G</w:t>
      </w:r>
      <w:r>
        <w:rPr>
          <w:rFonts w:cs="Arial"/>
          <w:color w:val="0070C0"/>
          <w:szCs w:val="28"/>
        </w:rPr>
        <w:t>eneralists become specialists functionally (clarify the previous conce</w:t>
      </w:r>
      <w:r>
        <w:rPr>
          <w:rFonts w:cs="Arial" w:hint="eastAsia"/>
          <w:color w:val="0070C0"/>
          <w:szCs w:val="28"/>
        </w:rPr>
        <w:t>r</w:t>
      </w:r>
      <w:r>
        <w:rPr>
          <w:rFonts w:cs="Arial"/>
          <w:color w:val="0070C0"/>
          <w:szCs w:val="28"/>
        </w:rPr>
        <w:t xml:space="preserve">n/debate; check our introduction Line 39-78; our results provide strong support for GAP), </w:t>
      </w:r>
      <w:r>
        <w:rPr>
          <w:rFonts w:cs="Arial" w:hint="eastAsia"/>
          <w:color w:val="0070C0"/>
          <w:szCs w:val="28"/>
        </w:rPr>
        <w:t>B</w:t>
      </w:r>
      <w:r>
        <w:rPr>
          <w:rFonts w:cs="Arial"/>
          <w:color w:val="0070C0"/>
          <w:szCs w:val="28"/>
        </w:rPr>
        <w:t>iocontrol value (when things matter</w:t>
      </w:r>
      <w:r>
        <w:rPr>
          <w:rFonts w:cs="Arial" w:hint="eastAsia"/>
          <w:color w:val="0070C0"/>
          <w:szCs w:val="28"/>
        </w:rPr>
        <w:t xml:space="preserve">: </w:t>
      </w:r>
      <w:r>
        <w:rPr>
          <w:rFonts w:cs="Arial"/>
          <w:color w:val="0070C0"/>
          <w:szCs w:val="28"/>
        </w:rPr>
        <w:t>flowering and ripening for crop production; high pest density</w:t>
      </w:r>
      <w:r>
        <w:rPr>
          <w:rFonts w:cs="Arial" w:hint="eastAsia"/>
          <w:color w:val="0070C0"/>
          <w:szCs w:val="28"/>
        </w:rPr>
        <w:t>)</w:t>
      </w:r>
      <w:r>
        <w:rPr>
          <w:rFonts w:cs="Arial"/>
          <w:color w:val="0070C0"/>
          <w:szCs w:val="28"/>
        </w:rPr>
        <w:t>, Spider vs. ladybeetles over crop stages</w:t>
      </w:r>
    </w:p>
    <w:p w14:paraId="17C95878" w14:textId="77777777" w:rsidR="000600B7" w:rsidRDefault="0005638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lastRenderedPageBreak/>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0600B7"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585FBE"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585FBE" w:rsidRPr="00585FBE">
        <w:rPr>
          <w:rFonts w:cs="Arial"/>
          <w:szCs w:val="28"/>
        </w:rPr>
      </w:r>
      <w:r w:rsidR="00585FBE" w:rsidRPr="00585FBE">
        <w:rPr>
          <w:rFonts w:cs="Arial"/>
          <w:szCs w:val="28"/>
        </w:rPr>
        <w:fldChar w:fldCharType="end"/>
      </w:r>
      <w:r w:rsidR="000600B7" w:rsidRPr="00585FBE">
        <w:rPr>
          <w:rFonts w:cs="Arial"/>
          <w:szCs w:val="28"/>
        </w:rPr>
      </w:r>
      <w:r w:rsidR="000600B7" w:rsidRPr="00585FBE">
        <w:rPr>
          <w:rFonts w:cs="Arial"/>
          <w:szCs w:val="28"/>
        </w:rPr>
        <w:fldChar w:fldCharType="separate"/>
      </w:r>
      <w:r w:rsidR="00585FBE" w:rsidRPr="00585FBE">
        <w:rPr>
          <w:rFonts w:cs="Arial"/>
          <w:noProof/>
          <w:szCs w:val="28"/>
        </w:rPr>
        <w:t>(Albajes and Alomar 1999, Prasad and Snyder 2006, Roubinet et al. 2018)</w:t>
      </w:r>
      <w:r w:rsidR="000600B7"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2253BF20" w14:textId="123A6E9A" w:rsidR="000600B7" w:rsidRDefault="00C701E2">
      <w:pPr>
        <w:ind w:firstLine="720"/>
        <w:rPr>
          <w:rFonts w:cs="Arial"/>
          <w:szCs w:val="28"/>
        </w:rPr>
      </w:pPr>
      <w:ins w:id="3" w:author="CK NTU" w:date="2021-11-17T10:39:00Z">
        <w:r>
          <w:rPr>
            <w:rFonts w:cs="Arial"/>
            <w:szCs w:val="28"/>
          </w:rPr>
          <w:t>While</w:t>
        </w:r>
      </w:ins>
      <w:ins w:id="4" w:author="CK NTU" w:date="2021-11-17T10:40:00Z">
        <w:r>
          <w:rPr>
            <w:rFonts w:cs="Arial"/>
            <w:szCs w:val="28"/>
          </w:rPr>
          <w:t xml:space="preserve"> our generalist predators consumed</w:t>
        </w:r>
      </w:ins>
      <w:ins w:id="5" w:author="CK NTU" w:date="2021-11-17T10:39:00Z">
        <w:r>
          <w:rPr>
            <w:rFonts w:cs="Arial"/>
            <w:szCs w:val="28"/>
          </w:rPr>
          <w:t xml:space="preserve"> </w:t>
        </w:r>
      </w:ins>
      <w:ins w:id="6" w:author="CK NTU" w:date="2021-11-17T10:41:00Z">
        <w:r>
          <w:rPr>
            <w:rFonts w:cs="Arial"/>
            <w:szCs w:val="28"/>
          </w:rPr>
          <w:t xml:space="preserve">a </w:t>
        </w:r>
      </w:ins>
      <w:ins w:id="7" w:author="CK NTU" w:date="2021-11-17T10:39:00Z">
        <w:r>
          <w:rPr>
            <w:rFonts w:cs="Arial"/>
            <w:szCs w:val="28"/>
          </w:rPr>
          <w:t xml:space="preserve">high </w:t>
        </w:r>
      </w:ins>
      <w:ins w:id="8" w:author="CK NTU" w:date="2021-11-17T10:41:00Z">
        <w:r>
          <w:rPr>
            <w:rFonts w:cs="Arial"/>
            <w:szCs w:val="28"/>
          </w:rPr>
          <w:t>proportion of pests</w:t>
        </w:r>
      </w:ins>
      <w:ins w:id="9" w:author="CK NTU" w:date="2021-11-17T10:39:00Z">
        <w:r>
          <w:rPr>
            <w:rFonts w:cs="Arial"/>
            <w:szCs w:val="28"/>
          </w:rPr>
          <w:t xml:space="preserve"> at late crop stages, </w:t>
        </w:r>
      </w:ins>
      <w:ins w:id="10" w:author="CK NTU" w:date="2021-11-17T10:42:00Z">
        <w:r>
          <w:rPr>
            <w:rFonts w:cs="Arial"/>
            <w:szCs w:val="28"/>
          </w:rPr>
          <w:t>t</w:t>
        </w:r>
      </w:ins>
      <w:del w:id="11" w:author="CK NTU" w:date="2021-11-17T10:42:00Z">
        <w:r w:rsidR="00056389" w:rsidDel="00C701E2">
          <w:rPr>
            <w:rFonts w:cs="Arial" w:hint="eastAsia"/>
            <w:szCs w:val="28"/>
          </w:rPr>
          <w:delText>T</w:delText>
        </w:r>
      </w:del>
      <w:r w:rsidR="00056389">
        <w:rPr>
          <w:rFonts w:cs="Arial" w:hint="eastAsia"/>
          <w:szCs w:val="28"/>
        </w:rPr>
        <w:t xml:space="preserve">he two main predator </w:t>
      </w:r>
      <w:r w:rsidR="00056389">
        <w:rPr>
          <w:rFonts w:cs="Arial"/>
          <w:szCs w:val="28"/>
        </w:rPr>
        <w:t>groups</w:t>
      </w:r>
      <w:r w:rsidR="00056389">
        <w:rPr>
          <w:rFonts w:cs="Arial" w:hint="eastAsia"/>
          <w:szCs w:val="28"/>
        </w:rPr>
        <w:t xml:space="preserve"> in our study system, spiders and ladybeetles</w:t>
      </w:r>
      <w:ins w:id="12" w:author="CK NTU" w:date="2021-11-17T10:37:00Z">
        <w:r>
          <w:rPr>
            <w:rFonts w:cs="Arial"/>
            <w:szCs w:val="28"/>
          </w:rPr>
          <w:t xml:space="preserve"> (Table S1)</w:t>
        </w:r>
      </w:ins>
      <w:r w:rsidR="00056389">
        <w:rPr>
          <w:rFonts w:cs="Arial" w:hint="eastAsia"/>
          <w:szCs w:val="28"/>
        </w:rPr>
        <w:t>, exhibited distinct</w:t>
      </w:r>
      <w:r w:rsidR="00056389">
        <w:rPr>
          <w:rFonts w:cs="Arial"/>
          <w:szCs w:val="28"/>
        </w:rPr>
        <w:t xml:space="preserve"> dietary patterns</w:t>
      </w:r>
      <w:r w:rsidR="00056389">
        <w:rPr>
          <w:rFonts w:cs="Arial" w:hint="eastAsia"/>
          <w:szCs w:val="28"/>
        </w:rPr>
        <w:t xml:space="preserve"> over the crop season (Fig. 1; Fig. 2).</w:t>
      </w:r>
      <w:ins w:id="13" w:author="CK NTU" w:date="2021-11-17T11:11:00Z">
        <w:r w:rsidR="00B725FB">
          <w:rPr>
            <w:rFonts w:cs="Arial"/>
            <w:szCs w:val="28"/>
          </w:rPr>
          <w:t xml:space="preserve">  Specifically,</w:t>
        </w:r>
      </w:ins>
      <w:ins w:id="14" w:author="CK NTU" w:date="2021-11-17T11:13:00Z">
        <w:r w:rsidR="0017413D">
          <w:rPr>
            <w:rFonts w:cs="Arial"/>
            <w:szCs w:val="28"/>
          </w:rPr>
          <w:t xml:space="preserve"> </w:t>
        </w:r>
      </w:ins>
      <w:ins w:id="15" w:author="CK NTU" w:date="2021-11-17T11:46:00Z">
        <w:r w:rsidR="00CF52BA">
          <w:rPr>
            <w:rFonts w:cs="Arial"/>
            <w:szCs w:val="28"/>
          </w:rPr>
          <w:t>pest</w:t>
        </w:r>
      </w:ins>
      <w:ins w:id="16" w:author="CK NTU" w:date="2021-11-17T11:13:00Z">
        <w:r w:rsidR="0017413D">
          <w:rPr>
            <w:rFonts w:cs="Arial"/>
            <w:szCs w:val="28"/>
          </w:rPr>
          <w:t xml:space="preserve"> consumption </w:t>
        </w:r>
      </w:ins>
      <w:ins w:id="17" w:author="CK NTU" w:date="2021-11-17T11:46:00Z">
        <w:r w:rsidR="00CF52BA">
          <w:rPr>
            <w:rFonts w:cs="Arial"/>
            <w:szCs w:val="28"/>
          </w:rPr>
          <w:t>by spider</w:t>
        </w:r>
      </w:ins>
      <w:ins w:id="18" w:author="CK NTU" w:date="2021-11-17T11:14:00Z">
        <w:r w:rsidR="0017413D">
          <w:rPr>
            <w:rFonts w:cs="Arial"/>
            <w:szCs w:val="28"/>
          </w:rPr>
          <w:t>s increased</w:t>
        </w:r>
      </w:ins>
      <w:ins w:id="19" w:author="CK NTU" w:date="2021-11-17T11:19:00Z">
        <w:r w:rsidR="0017413D">
          <w:rPr>
            <w:rFonts w:cs="Arial"/>
            <w:szCs w:val="28"/>
          </w:rPr>
          <w:t xml:space="preserve"> substantially</w:t>
        </w:r>
      </w:ins>
      <w:ins w:id="20" w:author="CK NTU" w:date="2021-11-17T11:15:00Z">
        <w:r w:rsidR="0017413D">
          <w:rPr>
            <w:rFonts w:cs="Arial"/>
            <w:szCs w:val="28"/>
          </w:rPr>
          <w:t>, but</w:t>
        </w:r>
      </w:ins>
      <w:ins w:id="21" w:author="CK NTU" w:date="2021-11-17T11:46:00Z">
        <w:r w:rsidR="00CF52BA">
          <w:rPr>
            <w:rFonts w:cs="Arial"/>
            <w:szCs w:val="28"/>
          </w:rPr>
          <w:t xml:space="preserve"> pest</w:t>
        </w:r>
      </w:ins>
      <w:ins w:id="22" w:author="CK NTU" w:date="2021-11-17T11:15:00Z">
        <w:r w:rsidR="0017413D">
          <w:rPr>
            <w:rFonts w:cs="Arial"/>
            <w:szCs w:val="28"/>
          </w:rPr>
          <w:t xml:space="preserve"> consumption</w:t>
        </w:r>
      </w:ins>
      <w:ins w:id="23" w:author="CK NTU" w:date="2021-11-17T11:46:00Z">
        <w:r w:rsidR="00CF52BA">
          <w:rPr>
            <w:rFonts w:cs="Arial"/>
            <w:szCs w:val="28"/>
          </w:rPr>
          <w:t xml:space="preserve"> by ladybe</w:t>
        </w:r>
      </w:ins>
      <w:ins w:id="24" w:author="CK NTU" w:date="2021-11-17T11:47:00Z">
        <w:r w:rsidR="00CF52BA">
          <w:rPr>
            <w:rFonts w:cs="Arial"/>
            <w:szCs w:val="28"/>
          </w:rPr>
          <w:t>etles</w:t>
        </w:r>
      </w:ins>
      <w:ins w:id="25" w:author="CK NTU" w:date="2021-11-17T11:20:00Z">
        <w:r w:rsidR="0017413D">
          <w:rPr>
            <w:rFonts w:cs="Arial"/>
            <w:szCs w:val="28"/>
          </w:rPr>
          <w:t xml:space="preserve"> remained stable over the season</w:t>
        </w:r>
      </w:ins>
      <w:ins w:id="26" w:author="CK NTU" w:date="2021-11-17T11:15:00Z">
        <w:r w:rsidR="0017413D">
          <w:rPr>
            <w:rFonts w:cs="Arial"/>
            <w:szCs w:val="28"/>
          </w:rPr>
          <w:t xml:space="preserve"> </w:t>
        </w:r>
      </w:ins>
      <w:ins w:id="27" w:author="CK NTU" w:date="2021-11-17T11:11:00Z">
        <w:r w:rsidR="00B725FB">
          <w:rPr>
            <w:rFonts w:cs="Arial"/>
            <w:szCs w:val="28"/>
          </w:rPr>
          <w:t>(Fig</w:t>
        </w:r>
      </w:ins>
      <w:ins w:id="28" w:author="CK NTU" w:date="2021-11-17T11:12:00Z">
        <w:r w:rsidR="0017413D">
          <w:rPr>
            <w:rFonts w:cs="Arial"/>
            <w:szCs w:val="28"/>
          </w:rPr>
          <w:t>. 2b vs. 2c</w:t>
        </w:r>
      </w:ins>
      <w:ins w:id="29" w:author="CK NTU" w:date="2021-11-17T11:11:00Z">
        <w:r w:rsidR="00B725FB">
          <w:rPr>
            <w:rFonts w:cs="Arial"/>
            <w:szCs w:val="28"/>
          </w:rPr>
          <w:t>).</w:t>
        </w:r>
      </w:ins>
      <w:r w:rsidR="00056389">
        <w:rPr>
          <w:rFonts w:cs="Arial" w:hint="eastAsia"/>
          <w:szCs w:val="28"/>
        </w:rPr>
        <w:t xml:space="preserve"> Such distinct patterns may be </w:t>
      </w:r>
      <w:r w:rsidR="00056389">
        <w:rPr>
          <w:rFonts w:cs="Arial"/>
          <w:szCs w:val="28"/>
        </w:rPr>
        <w:t>due to the difference in their f</w:t>
      </w:r>
      <w:r w:rsidR="00056389">
        <w:rPr>
          <w:rFonts w:cs="Arial" w:hint="eastAsia"/>
          <w:szCs w:val="28"/>
        </w:rPr>
        <w:t>orag</w:t>
      </w:r>
      <w:r w:rsidR="00056389">
        <w:rPr>
          <w:rFonts w:cs="Arial"/>
          <w:szCs w:val="28"/>
        </w:rPr>
        <w:t xml:space="preserve">ing </w:t>
      </w:r>
      <w:r w:rsidR="00056389">
        <w:rPr>
          <w:rFonts w:cs="Arial" w:hint="eastAsia"/>
          <w:szCs w:val="28"/>
        </w:rPr>
        <w:t>modes</w:t>
      </w:r>
      <w:r w:rsidR="00056389">
        <w:rPr>
          <w:rFonts w:cs="Arial"/>
          <w:szCs w:val="28"/>
        </w:rPr>
        <w:t>—sit-and-wait</w:t>
      </w:r>
      <w:ins w:id="30" w:author="CK NTU" w:date="2021-11-17T11:22:00Z">
        <w:r w:rsidR="00AC6CDE">
          <w:rPr>
            <w:rFonts w:cs="Arial"/>
            <w:szCs w:val="28"/>
          </w:rPr>
          <w:t xml:space="preserve"> (spiders)</w:t>
        </w:r>
      </w:ins>
      <w:r w:rsidR="00056389">
        <w:rPr>
          <w:rFonts w:cs="Arial" w:hint="eastAsia"/>
          <w:szCs w:val="28"/>
        </w:rPr>
        <w:t xml:space="preserve"> vs. </w:t>
      </w:r>
      <w:r w:rsidR="00056389">
        <w:rPr>
          <w:rFonts w:cs="Arial"/>
          <w:szCs w:val="28"/>
        </w:rPr>
        <w:t>active</w:t>
      </w:r>
      <w:ins w:id="31" w:author="CK NTU" w:date="2022-02-14T15:53:00Z">
        <w:r w:rsidR="00002BBA">
          <w:rPr>
            <w:rFonts w:cs="Arial"/>
            <w:szCs w:val="28"/>
          </w:rPr>
          <w:t>ly</w:t>
        </w:r>
      </w:ins>
      <w:del w:id="32" w:author="CK NTU" w:date="2022-02-14T15:53:00Z">
        <w:r w:rsidR="00056389" w:rsidDel="00002BBA">
          <w:rPr>
            <w:rFonts w:cs="Arial"/>
            <w:szCs w:val="28"/>
          </w:rPr>
          <w:delText>-</w:delText>
        </w:r>
      </w:del>
      <w:ins w:id="33" w:author="CK NTU" w:date="2022-02-14T15:53:00Z">
        <w:r w:rsidR="00002BBA">
          <w:rPr>
            <w:rFonts w:cs="Arial"/>
            <w:szCs w:val="28"/>
          </w:rPr>
          <w:t xml:space="preserve"> hunting</w:t>
        </w:r>
      </w:ins>
      <w:del w:id="34" w:author="CK NTU" w:date="2022-02-14T15:53:00Z">
        <w:r w:rsidR="00056389" w:rsidDel="00002BBA">
          <w:rPr>
            <w:rFonts w:cs="Arial"/>
            <w:szCs w:val="28"/>
          </w:rPr>
          <w:delText>pursuit</w:delText>
        </w:r>
      </w:del>
      <w:ins w:id="35" w:author="CK NTU" w:date="2021-11-17T11:22:00Z">
        <w:r w:rsidR="00AC6CDE">
          <w:rPr>
            <w:rFonts w:cs="Arial"/>
            <w:szCs w:val="28"/>
          </w:rPr>
          <w:t xml:space="preserve"> (ladybeetles)</w:t>
        </w:r>
      </w:ins>
      <w:r w:rsidR="00056389">
        <w:rPr>
          <w:rFonts w:cs="Arial" w:hint="eastAsia"/>
          <w:szCs w:val="28"/>
        </w:rPr>
        <w:t>, which could largely affect</w:t>
      </w:r>
      <w:r w:rsidR="00056389">
        <w:rPr>
          <w:rFonts w:cs="Arial"/>
          <w:szCs w:val="28"/>
        </w:rPr>
        <w:t xml:space="preserve"> prey capture and thus diet compositions</w:t>
      </w:r>
      <w:r w:rsidR="00056389">
        <w:rPr>
          <w:rFonts w:cs="Arial" w:hint="eastAsia"/>
          <w:szCs w:val="28"/>
        </w:rPr>
        <w:t xml:space="preserve"> </w:t>
      </w:r>
      <w:r w:rsidR="000600B7">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 </w:instrText>
      </w:r>
      <w:r w:rsidR="000600B7">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sidR="00056389">
        <w:rPr>
          <w:rFonts w:cs="Arial"/>
          <w:szCs w:val="28"/>
        </w:rPr>
        <w:t>(Allan et al. 1987, Nyffeler 1999, Klecka and Boukal 2013)</w:t>
      </w:r>
      <w:r w:rsidR="000600B7">
        <w:rPr>
          <w:rFonts w:cs="Arial"/>
          <w:szCs w:val="28"/>
        </w:rPr>
        <w:fldChar w:fldCharType="end"/>
      </w:r>
      <w:r w:rsidR="00056389">
        <w:rPr>
          <w:rFonts w:cs="Arial"/>
          <w:szCs w:val="28"/>
        </w:rPr>
        <w:t>.</w:t>
      </w:r>
      <w:r w:rsidR="00056389">
        <w:rPr>
          <w:rFonts w:cs="Arial" w:hint="eastAsia"/>
          <w:szCs w:val="28"/>
        </w:rPr>
        <w:t xml:space="preserve"> </w:t>
      </w:r>
      <w:ins w:id="36" w:author="CK NTU" w:date="2021-11-17T11:23:00Z">
        <w:r w:rsidR="00AC6CDE">
          <w:rPr>
            <w:rFonts w:cs="Arial"/>
            <w:szCs w:val="28"/>
          </w:rPr>
          <w:t xml:space="preserve">For example, </w:t>
        </w:r>
      </w:ins>
      <w:del w:id="37" w:author="CK NTU" w:date="2021-11-17T11:23:00Z">
        <w:r w:rsidR="00056389" w:rsidDel="00AC6CDE">
          <w:rPr>
            <w:rFonts w:cs="Arial" w:hint="eastAsia"/>
            <w:szCs w:val="28"/>
          </w:rPr>
          <w:delText>L</w:delText>
        </w:r>
      </w:del>
      <w:ins w:id="38" w:author="CK NTU" w:date="2021-11-17T11:23:00Z">
        <w:r w:rsidR="00AC6CDE">
          <w:rPr>
            <w:rFonts w:cs="Arial"/>
            <w:szCs w:val="28"/>
          </w:rPr>
          <w:t>l</w:t>
        </w:r>
      </w:ins>
      <w:r w:rsidR="00056389">
        <w:rPr>
          <w:rFonts w:cs="Arial" w:hint="eastAsia"/>
          <w:szCs w:val="28"/>
        </w:rPr>
        <w:t xml:space="preserve">ong-jawed orb-weavers </w:t>
      </w:r>
      <w:r w:rsidR="00056389">
        <w:rPr>
          <w:rFonts w:cs="Arial"/>
          <w:szCs w:val="28"/>
        </w:rPr>
        <w:t>(Tetragnathidae)</w:t>
      </w:r>
      <w:r w:rsidR="00056389">
        <w:rPr>
          <w:rFonts w:cs="Arial" w:hint="eastAsia"/>
          <w:szCs w:val="28"/>
        </w:rPr>
        <w:t>, the most abundant family</w:t>
      </w:r>
      <w:r w:rsidR="00056389">
        <w:rPr>
          <w:rFonts w:cs="Arial"/>
          <w:szCs w:val="28"/>
        </w:rPr>
        <w:t xml:space="preserve"> in our </w:t>
      </w:r>
      <w:r w:rsidR="00056389">
        <w:rPr>
          <w:rFonts w:cs="Arial" w:hint="eastAsia"/>
          <w:szCs w:val="28"/>
        </w:rPr>
        <w:t xml:space="preserve">spider samples, are </w:t>
      </w:r>
      <w:r w:rsidR="00056389">
        <w:rPr>
          <w:rFonts w:cs="Arial"/>
          <w:szCs w:val="28"/>
        </w:rPr>
        <w:t>sit-and-wait</w:t>
      </w:r>
      <w:r w:rsidR="00056389">
        <w:rPr>
          <w:rFonts w:cs="Arial" w:hint="eastAsia"/>
          <w:szCs w:val="28"/>
        </w:rPr>
        <w:t xml:space="preserve"> predators</w:t>
      </w:r>
      <w:r w:rsidR="00056389">
        <w:rPr>
          <w:rFonts w:cs="Arial"/>
          <w:szCs w:val="28"/>
        </w:rPr>
        <w:t xml:space="preserve"> and </w:t>
      </w:r>
      <w:r w:rsidR="00056389">
        <w:rPr>
          <w:rFonts w:cs="Arial" w:hint="eastAsia"/>
          <w:szCs w:val="28"/>
        </w:rPr>
        <w:t>encounter prey in a passive manner. Therefore,</w:t>
      </w:r>
      <w:r w:rsidR="00056389">
        <w:rPr>
          <w:rFonts w:cs="Arial"/>
          <w:szCs w:val="28"/>
        </w:rPr>
        <w:t xml:space="preserve"> </w:t>
      </w:r>
      <w:r w:rsidR="00056389">
        <w:rPr>
          <w:rFonts w:cs="Arial" w:hint="eastAsia"/>
          <w:szCs w:val="28"/>
        </w:rPr>
        <w:t>its</w:t>
      </w:r>
      <w:r w:rsidR="00056389">
        <w:rPr>
          <w:rFonts w:cs="Arial"/>
          <w:szCs w:val="28"/>
        </w:rPr>
        <w:t xml:space="preserve"> diet composition</w:t>
      </w:r>
      <w:r w:rsidR="00056389">
        <w:rPr>
          <w:rFonts w:cs="Arial" w:hint="eastAsia"/>
          <w:szCs w:val="28"/>
        </w:rPr>
        <w:t>s</w:t>
      </w:r>
      <w:r w:rsidR="00056389">
        <w:rPr>
          <w:rFonts w:cs="Arial"/>
          <w:szCs w:val="28"/>
        </w:rPr>
        <w:t xml:space="preserve"> </w:t>
      </w:r>
      <w:r w:rsidR="00056389">
        <w:rPr>
          <w:rFonts w:cs="Arial" w:hint="eastAsia"/>
          <w:szCs w:val="28"/>
        </w:rPr>
        <w:t>would be</w:t>
      </w:r>
      <w:del w:id="39" w:author="CK NTU" w:date="2022-02-14T15:02:00Z">
        <w:r w:rsidR="00056389" w:rsidDel="00BA1E09">
          <w:rPr>
            <w:rFonts w:cs="Arial" w:hint="eastAsia"/>
            <w:szCs w:val="28"/>
          </w:rPr>
          <w:delText xml:space="preserve"> </w:delText>
        </w:r>
      </w:del>
      <w:r w:rsidR="00056389">
        <w:rPr>
          <w:rFonts w:cs="Arial"/>
          <w:szCs w:val="28"/>
        </w:rPr>
        <w:t xml:space="preserve"> </w:t>
      </w:r>
      <w:r w:rsidR="00056389">
        <w:rPr>
          <w:rFonts w:cs="Arial" w:hint="eastAsia"/>
          <w:szCs w:val="28"/>
        </w:rPr>
        <w:t>associated with</w:t>
      </w:r>
      <w:r w:rsidR="00056389">
        <w:rPr>
          <w:rFonts w:cs="Arial"/>
          <w:szCs w:val="28"/>
        </w:rPr>
        <w:t xml:space="preserve"> the relative abundances of the prey items in </w:t>
      </w:r>
      <w:r w:rsidR="00056389">
        <w:rPr>
          <w:rFonts w:cs="Arial" w:hint="eastAsia"/>
          <w:szCs w:val="28"/>
        </w:rPr>
        <w:t>close</w:t>
      </w:r>
      <w:r w:rsidR="00056389">
        <w:rPr>
          <w:rFonts w:cs="Arial"/>
          <w:szCs w:val="28"/>
        </w:rPr>
        <w:t xml:space="preserve"> </w:t>
      </w:r>
      <w:r w:rsidR="00056389">
        <w:rPr>
          <w:rFonts w:cs="Arial" w:hint="eastAsia"/>
          <w:szCs w:val="28"/>
        </w:rPr>
        <w:t xml:space="preserve">proximity </w:t>
      </w:r>
      <w:r w:rsidR="000600B7">
        <w:rPr>
          <w:rFonts w:cs="Arial"/>
          <w:szCs w:val="28"/>
        </w:rPr>
        <w:fldChar w:fldCharType="begin"/>
      </w:r>
      <w:r w:rsidR="00056389">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0600B7">
        <w:rPr>
          <w:rFonts w:cs="Arial"/>
          <w:szCs w:val="28"/>
        </w:rPr>
        <w:fldChar w:fldCharType="separate"/>
      </w:r>
      <w:r w:rsidR="00056389">
        <w:rPr>
          <w:rFonts w:cs="Arial"/>
          <w:szCs w:val="28"/>
        </w:rPr>
        <w:t>(Nyffeler 1999)</w:t>
      </w:r>
      <w:r w:rsidR="000600B7">
        <w:rPr>
          <w:rFonts w:cs="Arial"/>
          <w:szCs w:val="28"/>
        </w:rPr>
        <w:fldChar w:fldCharType="end"/>
      </w:r>
      <w:r w:rsidR="00056389">
        <w:rPr>
          <w:rFonts w:cs="Arial"/>
          <w:szCs w:val="28"/>
        </w:rPr>
        <w:t xml:space="preserve">. </w:t>
      </w:r>
      <w:ins w:id="40" w:author="CK NTU" w:date="2022-02-14T15:02:00Z">
        <w:r w:rsidR="00BA1E09">
          <w:rPr>
            <w:rFonts w:cs="Arial"/>
            <w:szCs w:val="28"/>
          </w:rPr>
          <w:t>This explanation is consisten</w:t>
        </w:r>
      </w:ins>
      <w:ins w:id="41" w:author="CK NTU" w:date="2022-02-14T15:03:00Z">
        <w:r w:rsidR="00BA1E09">
          <w:rPr>
            <w:rFonts w:cs="Arial"/>
            <w:szCs w:val="28"/>
          </w:rPr>
          <w:t>t with</w:t>
        </w:r>
      </w:ins>
      <w:ins w:id="42" w:author="CK NTU" w:date="2022-02-14T15:02:00Z">
        <w:r w:rsidR="00BA1E09">
          <w:rPr>
            <w:rFonts w:cs="Arial" w:hint="eastAsia"/>
            <w:szCs w:val="28"/>
          </w:rPr>
          <w:t xml:space="preserve"> </w:t>
        </w:r>
      </w:ins>
      <w:del w:id="43" w:author="CK NTU" w:date="2022-02-14T15:03:00Z">
        <w:r w:rsidR="00056389" w:rsidDel="00BA1E09">
          <w:rPr>
            <w:rFonts w:cs="Arial" w:hint="eastAsia"/>
            <w:szCs w:val="28"/>
          </w:rPr>
          <w:delText>O</w:delText>
        </w:r>
      </w:del>
      <w:ins w:id="44" w:author="CK NTU" w:date="2022-02-14T15:03:00Z">
        <w:r w:rsidR="00BA1E09">
          <w:rPr>
            <w:rFonts w:cs="Arial"/>
            <w:szCs w:val="28"/>
          </w:rPr>
          <w:t>o</w:t>
        </w:r>
      </w:ins>
      <w:r w:rsidR="00056389">
        <w:rPr>
          <w:rFonts w:cs="Arial"/>
          <w:szCs w:val="28"/>
        </w:rPr>
        <w:t xml:space="preserve">ur </w:t>
      </w:r>
      <w:r w:rsidR="00056389">
        <w:rPr>
          <w:rFonts w:cs="Arial" w:hint="eastAsia"/>
          <w:szCs w:val="28"/>
        </w:rPr>
        <w:t>findings</w:t>
      </w:r>
      <w:r w:rsidR="00056389">
        <w:rPr>
          <w:rFonts w:cs="Arial"/>
          <w:szCs w:val="28"/>
        </w:rPr>
        <w:t xml:space="preserve"> </w:t>
      </w:r>
      <w:del w:id="45" w:author="CK NTU" w:date="2021-11-17T11:33:00Z">
        <w:r w:rsidR="00056389" w:rsidDel="0049352C">
          <w:rPr>
            <w:rFonts w:cs="Arial"/>
            <w:szCs w:val="28"/>
          </w:rPr>
          <w:delText>support</w:delText>
        </w:r>
      </w:del>
      <w:del w:id="46" w:author="CK NTU" w:date="2022-02-14T15:03:00Z">
        <w:r w:rsidR="00056389" w:rsidDel="00BA1E09">
          <w:rPr>
            <w:rFonts w:cs="Arial"/>
            <w:szCs w:val="28"/>
          </w:rPr>
          <w:delText xml:space="preserve"> this </w:delText>
        </w:r>
      </w:del>
      <w:del w:id="47" w:author="CK NTU" w:date="2022-02-14T15:02:00Z">
        <w:r w:rsidR="00056389" w:rsidDel="00BA1E09">
          <w:rPr>
            <w:rFonts w:cs="Arial"/>
            <w:szCs w:val="28"/>
          </w:rPr>
          <w:delText xml:space="preserve">explanation </w:delText>
        </w:r>
      </w:del>
      <w:r w:rsidR="00056389">
        <w:rPr>
          <w:rFonts w:cs="Arial"/>
          <w:szCs w:val="28"/>
        </w:rPr>
        <w:t>that</w:t>
      </w:r>
      <w:r w:rsidR="00056389">
        <w:rPr>
          <w:rFonts w:cs="Arial" w:hint="eastAsia"/>
          <w:szCs w:val="28"/>
        </w:rPr>
        <w:t xml:space="preserve"> the</w:t>
      </w:r>
      <w:r w:rsidR="00056389">
        <w:rPr>
          <w:rFonts w:cs="Arial"/>
          <w:szCs w:val="28"/>
        </w:rPr>
        <w:t xml:space="preserve"> </w:t>
      </w:r>
      <w:r w:rsidR="00056389">
        <w:rPr>
          <w:rFonts w:cs="Arial" w:hint="eastAsia"/>
          <w:szCs w:val="28"/>
        </w:rPr>
        <w:t xml:space="preserve">proportions </w:t>
      </w:r>
      <w:r w:rsidR="00056389">
        <w:rPr>
          <w:rFonts w:cs="Arial" w:hint="eastAsia"/>
          <w:szCs w:val="28"/>
        </w:rPr>
        <w:lastRenderedPageBreak/>
        <w:t>of different prey sources</w:t>
      </w:r>
      <w:r w:rsidR="00056389">
        <w:rPr>
          <w:rFonts w:cs="Arial"/>
          <w:szCs w:val="28"/>
        </w:rPr>
        <w:t xml:space="preserve"> consum</w:t>
      </w:r>
      <w:r w:rsidR="00056389">
        <w:rPr>
          <w:rFonts w:cs="Arial" w:hint="eastAsia"/>
          <w:szCs w:val="28"/>
        </w:rPr>
        <w:t>ed in spiders</w:t>
      </w:r>
      <w:r w:rsidR="00056389">
        <w:rPr>
          <w:rFonts w:cs="Arial"/>
          <w:szCs w:val="28"/>
        </w:rPr>
        <w:t>’</w:t>
      </w:r>
      <w:r w:rsidR="00056389">
        <w:rPr>
          <w:rFonts w:cs="Arial" w:hint="eastAsia"/>
          <w:szCs w:val="28"/>
        </w:rPr>
        <w:t xml:space="preserve"> diet</w:t>
      </w:r>
      <w:r w:rsidR="00056389">
        <w:rPr>
          <w:rFonts w:cs="Arial"/>
          <w:szCs w:val="28"/>
        </w:rPr>
        <w:t xml:space="preserve">s </w:t>
      </w:r>
      <w:del w:id="48" w:author="CK NTU" w:date="2021-11-17T11:35:00Z">
        <w:r w:rsidR="00056389" w:rsidDel="0049352C">
          <w:rPr>
            <w:rFonts w:cs="Arial" w:hint="eastAsia"/>
            <w:szCs w:val="28"/>
          </w:rPr>
          <w:delText xml:space="preserve">partly </w:delText>
        </w:r>
      </w:del>
      <w:r w:rsidR="00056389">
        <w:rPr>
          <w:rFonts w:cs="Arial" w:hint="eastAsia"/>
          <w:szCs w:val="28"/>
        </w:rPr>
        <w:t>correspond</w:t>
      </w:r>
      <w:ins w:id="49" w:author="CK NTU" w:date="2021-11-17T11:35:00Z">
        <w:r w:rsidR="0049352C">
          <w:rPr>
            <w:rFonts w:cs="Arial"/>
            <w:szCs w:val="28"/>
          </w:rPr>
          <w:t>ed</w:t>
        </w:r>
      </w:ins>
      <w:r w:rsidR="00056389">
        <w:rPr>
          <w:rFonts w:cs="Arial" w:hint="eastAsia"/>
          <w:szCs w:val="28"/>
        </w:rPr>
        <w:t xml:space="preserve"> to </w:t>
      </w:r>
      <w:r w:rsidR="00056389">
        <w:rPr>
          <w:rFonts w:cs="Arial"/>
          <w:szCs w:val="28"/>
        </w:rPr>
        <w:t>the relative abundances of these sources in the field</w:t>
      </w:r>
      <w:r w:rsidR="00056389">
        <w:rPr>
          <w:rFonts w:cs="Arial" w:hint="eastAsia"/>
          <w:szCs w:val="28"/>
        </w:rPr>
        <w:t xml:space="preserve"> (Fig. 1b; Fig. 3)</w:t>
      </w:r>
      <w:ins w:id="50" w:author="CK NTU" w:date="2021-11-17T11:36:00Z">
        <w:r w:rsidR="0049352C">
          <w:rPr>
            <w:rFonts w:cs="Arial"/>
            <w:szCs w:val="28"/>
          </w:rPr>
          <w:t>,</w:t>
        </w:r>
      </w:ins>
      <w:ins w:id="51" w:author="CK NTU" w:date="2021-11-17T10:31:00Z">
        <w:r w:rsidR="00A1268D">
          <w:rPr>
            <w:rFonts w:cs="Arial"/>
            <w:szCs w:val="28"/>
          </w:rPr>
          <w:t xml:space="preserve"> </w:t>
        </w:r>
        <w:r w:rsidR="00A1268D">
          <w:rPr>
            <w:rFonts w:cs="Arial" w:hint="eastAsia"/>
            <w:szCs w:val="28"/>
          </w:rPr>
          <w:t>a</w:t>
        </w:r>
        <w:r w:rsidR="00A1268D">
          <w:rPr>
            <w:rFonts w:cs="Arial"/>
            <w:szCs w:val="28"/>
          </w:rPr>
          <w:t xml:space="preserve">lthough </w:t>
        </w:r>
      </w:ins>
      <w:ins w:id="52" w:author="CK NTU" w:date="2021-11-17T11:38:00Z">
        <w:r w:rsidR="0049352C">
          <w:rPr>
            <w:rFonts w:cs="Arial"/>
            <w:szCs w:val="28"/>
          </w:rPr>
          <w:t>our</w:t>
        </w:r>
      </w:ins>
      <w:ins w:id="53" w:author="CK NTU" w:date="2021-11-17T11:43:00Z">
        <w:r w:rsidR="00CF52BA">
          <w:rPr>
            <w:rFonts w:cs="Arial"/>
            <w:szCs w:val="28"/>
          </w:rPr>
          <w:t xml:space="preserve"> later</w:t>
        </w:r>
      </w:ins>
      <w:ins w:id="54" w:author="CK NTU" w:date="2021-11-17T11:38:00Z">
        <w:r w:rsidR="0049352C">
          <w:rPr>
            <w:rFonts w:cs="Arial"/>
            <w:szCs w:val="28"/>
          </w:rPr>
          <w:t xml:space="preserve"> analysis suggested </w:t>
        </w:r>
      </w:ins>
      <w:ins w:id="55" w:author="CK NTU" w:date="2021-11-17T10:31:00Z">
        <w:r w:rsidR="00A1268D">
          <w:rPr>
            <w:rFonts w:cs="Arial"/>
            <w:szCs w:val="28"/>
          </w:rPr>
          <w:t>crop stage</w:t>
        </w:r>
      </w:ins>
      <w:ins w:id="56" w:author="CK NTU" w:date="2021-11-17T11:38:00Z">
        <w:r w:rsidR="0049352C">
          <w:rPr>
            <w:rFonts w:cs="Arial"/>
            <w:szCs w:val="28"/>
          </w:rPr>
          <w:t>, instead of</w:t>
        </w:r>
      </w:ins>
      <w:ins w:id="57" w:author="CK NTU" w:date="2021-11-17T11:41:00Z">
        <w:r w:rsidR="0049352C">
          <w:rPr>
            <w:rFonts w:cs="Arial"/>
            <w:szCs w:val="28"/>
          </w:rPr>
          <w:t xml:space="preserve"> </w:t>
        </w:r>
      </w:ins>
      <w:ins w:id="58" w:author="CK NTU" w:date="2021-11-17T11:44:00Z">
        <w:r w:rsidR="00CF52BA">
          <w:rPr>
            <w:rFonts w:cs="Arial"/>
            <w:szCs w:val="28"/>
          </w:rPr>
          <w:t>pest</w:t>
        </w:r>
      </w:ins>
      <w:ins w:id="59" w:author="CK NTU" w:date="2021-11-17T11:41:00Z">
        <w:r w:rsidR="0049352C">
          <w:rPr>
            <w:rFonts w:cs="Arial"/>
            <w:szCs w:val="28"/>
          </w:rPr>
          <w:t xml:space="preserve"> density in the field,</w:t>
        </w:r>
      </w:ins>
      <w:ins w:id="60" w:author="CK NTU" w:date="2021-11-17T11:44:00Z">
        <w:r w:rsidR="00CF52BA">
          <w:rPr>
            <w:rFonts w:cs="Arial"/>
            <w:szCs w:val="28"/>
          </w:rPr>
          <w:t xml:space="preserve"> as a</w:t>
        </w:r>
      </w:ins>
      <w:ins w:id="61" w:author="CK NTU" w:date="2021-11-17T11:41:00Z">
        <w:r w:rsidR="0049352C">
          <w:rPr>
            <w:rFonts w:cs="Arial"/>
            <w:szCs w:val="28"/>
          </w:rPr>
          <w:t xml:space="preserve"> better </w:t>
        </w:r>
      </w:ins>
      <w:ins w:id="62" w:author="CK NTU" w:date="2021-11-17T11:44:00Z">
        <w:r w:rsidR="00CF52BA">
          <w:rPr>
            <w:rFonts w:cs="Arial"/>
            <w:szCs w:val="28"/>
          </w:rPr>
          <w:t>predictor for</w:t>
        </w:r>
      </w:ins>
      <w:ins w:id="63" w:author="CK NTU" w:date="2021-11-17T10:31:00Z">
        <w:r w:rsidR="00A1268D">
          <w:rPr>
            <w:rFonts w:cs="Arial"/>
            <w:szCs w:val="28"/>
          </w:rPr>
          <w:t xml:space="preserve"> </w:t>
        </w:r>
      </w:ins>
      <w:ins w:id="64" w:author="CK NTU" w:date="2021-11-17T11:45:00Z">
        <w:r w:rsidR="00CF52BA">
          <w:rPr>
            <w:rFonts w:cs="Arial"/>
            <w:szCs w:val="28"/>
          </w:rPr>
          <w:t xml:space="preserve">pest consumption by predators </w:t>
        </w:r>
      </w:ins>
      <w:ins w:id="65" w:author="CK NTU" w:date="2021-11-17T11:43:00Z">
        <w:r w:rsidR="00CF52BA">
          <w:rPr>
            <w:rFonts w:cs="Arial"/>
            <w:szCs w:val="28"/>
          </w:rPr>
          <w:t>(see the se</w:t>
        </w:r>
      </w:ins>
      <w:ins w:id="66" w:author="CK NTU" w:date="2021-11-17T11:44:00Z">
        <w:r w:rsidR="00CF52BA">
          <w:rPr>
            <w:rFonts w:cs="Arial"/>
            <w:szCs w:val="28"/>
          </w:rPr>
          <w:t xml:space="preserve">ction for </w:t>
        </w:r>
      </w:ins>
      <w:ins w:id="67" w:author="CK NTU" w:date="2021-11-17T11:48:00Z">
        <w:r w:rsidR="00CF52BA">
          <w:rPr>
            <w:rFonts w:cs="Arial"/>
            <w:i/>
            <w:szCs w:val="28"/>
          </w:rPr>
          <w:t>F</w:t>
        </w:r>
      </w:ins>
      <w:ins w:id="68" w:author="CK NTU" w:date="2021-11-17T11:47:00Z">
        <w:r w:rsidR="00CF52BA" w:rsidRPr="00CF52BA">
          <w:rPr>
            <w:rFonts w:cs="Arial"/>
            <w:i/>
            <w:szCs w:val="28"/>
            <w:rPrChange w:id="69" w:author="CK NTU" w:date="2021-11-17T11:47:00Z">
              <w:rPr>
                <w:rFonts w:cs="Arial"/>
                <w:szCs w:val="28"/>
              </w:rPr>
            </w:rPrChange>
          </w:rPr>
          <w:t>actors associated with pest consumption by predators</w:t>
        </w:r>
      </w:ins>
      <w:ins w:id="70" w:author="CK NTU" w:date="2021-11-17T11:44:00Z">
        <w:r w:rsidR="00CF52BA">
          <w:rPr>
            <w:rFonts w:cs="Arial"/>
            <w:szCs w:val="28"/>
          </w:rPr>
          <w:t>)</w:t>
        </w:r>
      </w:ins>
      <w:r w:rsidR="00056389">
        <w:rPr>
          <w:rFonts w:cs="Arial" w:hint="eastAsia"/>
          <w:szCs w:val="28"/>
        </w:rPr>
        <w:t xml:space="preserve">. </w:t>
      </w:r>
      <w:del w:id="71" w:author="CK NTU" w:date="2022-02-14T15:04:00Z">
        <w:r w:rsidR="00056389" w:rsidDel="00D84613">
          <w:rPr>
            <w:rFonts w:cs="Arial" w:hint="eastAsia"/>
            <w:szCs w:val="28"/>
          </w:rPr>
          <w:delText xml:space="preserve">Moreover, </w:delText>
        </w:r>
        <w:r w:rsidR="00056389" w:rsidDel="00D84613">
          <w:rPr>
            <w:rFonts w:cs="Arial"/>
            <w:szCs w:val="28"/>
          </w:rPr>
          <w:delText xml:space="preserve">sit-and-wait </w:delText>
        </w:r>
        <w:r w:rsidR="00056389" w:rsidDel="00D84613">
          <w:rPr>
            <w:rFonts w:cs="Arial" w:hint="eastAsia"/>
            <w:szCs w:val="28"/>
          </w:rPr>
          <w:delText>predators</w:delText>
        </w:r>
        <w:r w:rsidR="00056389" w:rsidDel="00D84613">
          <w:rPr>
            <w:rFonts w:cs="Arial"/>
            <w:szCs w:val="28"/>
          </w:rPr>
          <w:delText xml:space="preserve"> </w:delText>
        </w:r>
        <w:r w:rsidR="00056389" w:rsidDel="00D84613">
          <w:rPr>
            <w:rFonts w:cs="Arial" w:hint="eastAsia"/>
            <w:szCs w:val="28"/>
          </w:rPr>
          <w:delText>are more likely to</w:delText>
        </w:r>
        <w:r w:rsidR="00056389" w:rsidDel="00D84613">
          <w:rPr>
            <w:rFonts w:cs="Arial"/>
            <w:szCs w:val="28"/>
          </w:rPr>
          <w:delText xml:space="preserve"> </w:delText>
        </w:r>
        <w:r w:rsidR="00056389" w:rsidDel="00D84613">
          <w:rPr>
            <w:rFonts w:cs="Arial" w:hint="eastAsia"/>
            <w:szCs w:val="28"/>
          </w:rPr>
          <w:delText>capture</w:delText>
        </w:r>
        <w:r w:rsidR="00056389" w:rsidDel="00D84613">
          <w:rPr>
            <w:rFonts w:cs="Arial"/>
            <w:szCs w:val="28"/>
          </w:rPr>
          <w:delText xml:space="preserve"> prey</w:delText>
        </w:r>
        <w:r w:rsidR="00056389" w:rsidDel="00D84613">
          <w:rPr>
            <w:rFonts w:cs="Arial" w:hint="eastAsia"/>
            <w:szCs w:val="28"/>
          </w:rPr>
          <w:delText xml:space="preserve"> with higher mobility and activity levels </w:delText>
        </w:r>
        <w:r w:rsidR="000600B7" w:rsidDel="00D84613">
          <w:rPr>
            <w:rFonts w:cs="Arial"/>
            <w:szCs w:val="28"/>
          </w:rPr>
          <w:fldChar w:fldCharType="begin"/>
        </w:r>
        <w:r w:rsidR="00056389" w:rsidDel="00D84613">
          <w:rPr>
            <w:rFonts w:cs="Arial"/>
            <w:szCs w:val="28"/>
          </w:rPr>
          <w:del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delInstrText>
        </w:r>
        <w:r w:rsidR="000600B7" w:rsidDel="00D84613">
          <w:rPr>
            <w:rFonts w:cs="Arial"/>
            <w:szCs w:val="28"/>
          </w:rPr>
          <w:fldChar w:fldCharType="separate"/>
        </w:r>
        <w:r w:rsidR="00056389" w:rsidDel="00D84613">
          <w:rPr>
            <w:rFonts w:cs="Arial"/>
            <w:szCs w:val="28"/>
          </w:rPr>
          <w:delText>(Haraguchi et al. 2013)</w:delText>
        </w:r>
        <w:r w:rsidR="000600B7" w:rsidDel="00D84613">
          <w:rPr>
            <w:rFonts w:cs="Arial"/>
            <w:szCs w:val="28"/>
          </w:rPr>
          <w:fldChar w:fldCharType="end"/>
        </w:r>
        <w:r w:rsidR="00056389" w:rsidDel="00D84613">
          <w:rPr>
            <w:rFonts w:cs="Arial" w:hint="eastAsia"/>
            <w:szCs w:val="28"/>
          </w:rPr>
          <w:delText xml:space="preserve">. Since detritivores and tourist herbivores are comparatively more active than rice herbivores, they could be more vulnerable to capture by these orb-weavers and thus contribute more to the diet at early crop stage (Fig. 1b). </w:delText>
        </w:r>
      </w:del>
      <w:r w:rsidR="00056389">
        <w:rPr>
          <w:rFonts w:cs="Arial" w:hint="eastAsia"/>
          <w:szCs w:val="28"/>
        </w:rPr>
        <w:t>By contrast</w:t>
      </w:r>
      <w:r w:rsidR="00056389">
        <w:rPr>
          <w:rFonts w:cs="Arial"/>
          <w:szCs w:val="28"/>
        </w:rPr>
        <w:t xml:space="preserve">, </w:t>
      </w:r>
      <w:r w:rsidR="00056389">
        <w:rPr>
          <w:rFonts w:cs="Arial" w:hint="eastAsia"/>
          <w:szCs w:val="28"/>
        </w:rPr>
        <w:t>l</w:t>
      </w:r>
      <w:r w:rsidR="00056389">
        <w:rPr>
          <w:rFonts w:cs="Arial"/>
          <w:szCs w:val="28"/>
        </w:rPr>
        <w:t xml:space="preserve">adybeetles are </w:t>
      </w:r>
      <w:del w:id="72" w:author="CK NTU" w:date="2022-02-14T15:49:00Z">
        <w:r w:rsidR="00056389" w:rsidDel="00002BBA">
          <w:rPr>
            <w:rFonts w:cs="Arial"/>
            <w:szCs w:val="28"/>
          </w:rPr>
          <w:delText>active-pursuit</w:delText>
        </w:r>
      </w:del>
      <w:ins w:id="73" w:author="CK NTU" w:date="2022-02-14T15:49:00Z">
        <w:r w:rsidR="00002BBA">
          <w:rPr>
            <w:rFonts w:cs="Arial"/>
            <w:szCs w:val="28"/>
          </w:rPr>
          <w:t>actively hunting</w:t>
        </w:r>
      </w:ins>
      <w:r w:rsidR="00056389">
        <w:rPr>
          <w:rFonts w:cs="Arial"/>
          <w:szCs w:val="28"/>
        </w:rPr>
        <w:t xml:space="preserve"> </w:t>
      </w:r>
      <w:r w:rsidR="00056389">
        <w:rPr>
          <w:rFonts w:cs="Arial" w:hint="eastAsia"/>
          <w:szCs w:val="28"/>
        </w:rPr>
        <w:t>predators</w:t>
      </w:r>
      <w:r w:rsidR="00056389">
        <w:rPr>
          <w:rFonts w:cs="Arial"/>
          <w:szCs w:val="28"/>
        </w:rPr>
        <w:t xml:space="preserve"> and may prefer</w:t>
      </w:r>
      <w:r w:rsidR="00056389">
        <w:rPr>
          <w:rFonts w:cs="Arial" w:hint="eastAsia"/>
          <w:szCs w:val="28"/>
        </w:rPr>
        <w:t>entially</w:t>
      </w:r>
      <w:r w:rsidR="00056389">
        <w:rPr>
          <w:rFonts w:cs="Arial"/>
          <w:szCs w:val="28"/>
        </w:rPr>
        <w:t xml:space="preserve"> </w:t>
      </w:r>
      <w:r w:rsidR="00056389">
        <w:rPr>
          <w:rFonts w:cs="Arial" w:hint="eastAsia"/>
          <w:szCs w:val="28"/>
        </w:rPr>
        <w:t xml:space="preserve">feed on </w:t>
      </w:r>
      <w:r w:rsidR="00056389">
        <w:rPr>
          <w:rFonts w:cs="Arial"/>
          <w:szCs w:val="28"/>
        </w:rPr>
        <w:t xml:space="preserve">rice </w:t>
      </w:r>
      <w:r w:rsidR="00056389">
        <w:rPr>
          <w:rFonts w:cs="Arial" w:hint="eastAsia"/>
          <w:szCs w:val="28"/>
        </w:rPr>
        <w:t xml:space="preserve">herbivores, </w:t>
      </w:r>
      <w:del w:id="74" w:author="CK NTU" w:date="2022-02-14T15:07:00Z">
        <w:r w:rsidR="00056389" w:rsidDel="00D84613">
          <w:rPr>
            <w:rFonts w:cs="Arial" w:hint="eastAsia"/>
            <w:szCs w:val="28"/>
          </w:rPr>
          <w:delText xml:space="preserve">which are relative </w:delText>
        </w:r>
        <w:r w:rsidR="00056389" w:rsidDel="00D84613">
          <w:rPr>
            <w:rFonts w:cs="Arial"/>
            <w:szCs w:val="28"/>
          </w:rPr>
          <w:delText>sedentary</w:delText>
        </w:r>
        <w:r w:rsidR="00056389" w:rsidDel="00D84613">
          <w:rPr>
            <w:rFonts w:cs="Arial" w:hint="eastAsia"/>
            <w:szCs w:val="28"/>
          </w:rPr>
          <w:delText xml:space="preserve"> and thus easier to capture</w:delText>
        </w:r>
        <w:r w:rsidR="00056389" w:rsidDel="00D84613">
          <w:rPr>
            <w:rFonts w:cs="Arial"/>
            <w:szCs w:val="28"/>
          </w:rPr>
          <w:delText>.</w:delText>
        </w:r>
        <w:r w:rsidR="00056389" w:rsidDel="00D84613">
          <w:rPr>
            <w:rFonts w:cs="Arial" w:hint="eastAsia"/>
            <w:szCs w:val="28"/>
          </w:rPr>
          <w:delText xml:space="preserve"> Furthermore</w:delText>
        </w:r>
        <w:r w:rsidR="00056389" w:rsidDel="00D84613">
          <w:rPr>
            <w:rFonts w:cs="Arial"/>
            <w:szCs w:val="28"/>
          </w:rPr>
          <w:delText xml:space="preserve">, </w:delText>
        </w:r>
        <w:r w:rsidR="00056389" w:rsidDel="00D84613">
          <w:rPr>
            <w:rFonts w:cs="Arial" w:hint="eastAsia"/>
            <w:szCs w:val="28"/>
          </w:rPr>
          <w:delText>l</w:delText>
        </w:r>
        <w:r w:rsidR="00056389" w:rsidDel="00D84613">
          <w:rPr>
            <w:rFonts w:cs="Arial"/>
            <w:szCs w:val="28"/>
          </w:rPr>
          <w:delText xml:space="preserve">adybeetles are </w:delText>
        </w:r>
        <w:r w:rsidR="00056389" w:rsidDel="00D84613">
          <w:rPr>
            <w:rFonts w:cs="Arial" w:hint="eastAsia"/>
            <w:szCs w:val="28"/>
          </w:rPr>
          <w:delText xml:space="preserve">generally </w:delText>
        </w:r>
        <w:r w:rsidR="00056389" w:rsidDel="00D84613">
          <w:rPr>
            <w:rFonts w:cs="Arial"/>
            <w:szCs w:val="28"/>
          </w:rPr>
          <w:delText>more active in the</w:delText>
        </w:r>
        <w:r w:rsidR="00056389" w:rsidDel="00D84613">
          <w:rPr>
            <w:rFonts w:cs="Arial" w:hint="eastAsia"/>
            <w:szCs w:val="28"/>
          </w:rPr>
          <w:delText xml:space="preserve"> crop</w:delText>
        </w:r>
        <w:r w:rsidR="00056389" w:rsidDel="00D84613">
          <w:rPr>
            <w:rFonts w:cs="Arial"/>
            <w:szCs w:val="28"/>
          </w:rPr>
          <w:delText xml:space="preserve"> </w:delText>
        </w:r>
        <w:r w:rsidR="00056389" w:rsidDel="00D84613">
          <w:rPr>
            <w:rFonts w:cs="Arial" w:hint="eastAsia"/>
            <w:szCs w:val="28"/>
          </w:rPr>
          <w:delText>canopy</w:delText>
        </w:r>
        <w:r w:rsidR="00056389" w:rsidDel="00D84613">
          <w:rPr>
            <w:rFonts w:cs="Arial"/>
            <w:szCs w:val="28"/>
          </w:rPr>
          <w:delText xml:space="preserve">, where </w:delText>
        </w:r>
        <w:r w:rsidR="00056389" w:rsidDel="00D84613">
          <w:rPr>
            <w:rFonts w:cs="Arial" w:hint="eastAsia"/>
            <w:szCs w:val="28"/>
          </w:rPr>
          <w:delText xml:space="preserve">the densities of </w:delText>
        </w:r>
        <w:r w:rsidR="00056389" w:rsidDel="00D84613">
          <w:rPr>
            <w:rFonts w:cs="Arial"/>
            <w:szCs w:val="28"/>
          </w:rPr>
          <w:delText>rice herbivores</w:delText>
        </w:r>
        <w:r w:rsidR="00056389" w:rsidDel="00D84613">
          <w:rPr>
            <w:rFonts w:cs="Arial" w:hint="eastAsia"/>
            <w:szCs w:val="28"/>
          </w:rPr>
          <w:delText xml:space="preserve"> are also higher </w:delText>
        </w:r>
        <w:r w:rsidR="00056389" w:rsidDel="00D84613">
          <w:rPr>
            <w:rFonts w:cs="Arial"/>
            <w:szCs w:val="28"/>
          </w:rPr>
          <w:delText xml:space="preserve">compared </w:delText>
        </w:r>
        <w:r w:rsidR="00056389" w:rsidDel="00D84613">
          <w:rPr>
            <w:rFonts w:cs="Arial" w:hint="eastAsia"/>
            <w:szCs w:val="28"/>
          </w:rPr>
          <w:delText>with</w:delText>
        </w:r>
        <w:r w:rsidR="00056389" w:rsidDel="00D84613">
          <w:rPr>
            <w:rFonts w:cs="Arial"/>
            <w:szCs w:val="28"/>
          </w:rPr>
          <w:delText xml:space="preserve"> the lower part of the rice plant.</w:delText>
        </w:r>
        <w:r w:rsidR="00056389" w:rsidDel="00D84613">
          <w:rPr>
            <w:rFonts w:cs="Arial" w:hint="eastAsia"/>
            <w:szCs w:val="28"/>
          </w:rPr>
          <w:delText xml:space="preserve"> Consequently, their diets may deviate from the relative abundance of prey sources in the field and</w:delText>
        </w:r>
      </w:del>
      <w:ins w:id="75" w:author="CK NTU" w:date="2022-02-14T15:07:00Z">
        <w:r w:rsidR="00D84613">
          <w:rPr>
            <w:rFonts w:cs="Arial"/>
            <w:szCs w:val="28"/>
          </w:rPr>
          <w:t xml:space="preserve">resulting in </w:t>
        </w:r>
      </w:ins>
      <w:ins w:id="76" w:author="CK NTU" w:date="2022-02-14T15:08:00Z">
        <w:r w:rsidR="00D84613">
          <w:rPr>
            <w:rFonts w:cs="Arial"/>
            <w:szCs w:val="28"/>
          </w:rPr>
          <w:t xml:space="preserve">stable </w:t>
        </w:r>
      </w:ins>
      <w:ins w:id="77" w:author="CK NTU" w:date="2022-02-14T15:09:00Z">
        <w:r w:rsidR="00D84613">
          <w:rPr>
            <w:rFonts w:cs="Arial"/>
            <w:szCs w:val="28"/>
          </w:rPr>
          <w:t xml:space="preserve">pest consumption </w:t>
        </w:r>
      </w:ins>
      <w:ins w:id="78" w:author="CK NTU" w:date="2022-02-14T15:26:00Z">
        <w:r w:rsidR="005C51BC">
          <w:rPr>
            <w:rFonts w:cs="Arial"/>
            <w:szCs w:val="28"/>
          </w:rPr>
          <w:t xml:space="preserve">over time </w:t>
        </w:r>
      </w:ins>
      <w:del w:id="79" w:author="CK NTU" w:date="2022-02-14T15:07:00Z">
        <w:r w:rsidR="00056389" w:rsidDel="00D84613">
          <w:rPr>
            <w:rFonts w:cs="Arial" w:hint="eastAsia"/>
            <w:szCs w:val="28"/>
          </w:rPr>
          <w:delText xml:space="preserve"> </w:delText>
        </w:r>
      </w:del>
      <w:del w:id="80" w:author="CK NTU" w:date="2022-02-14T15:09:00Z">
        <w:r w:rsidR="00056389" w:rsidDel="00D84613">
          <w:rPr>
            <w:rFonts w:cs="Arial" w:hint="eastAsia"/>
            <w:szCs w:val="28"/>
          </w:rPr>
          <w:delText xml:space="preserve">consist of mainly rice herbivores </w:delText>
        </w:r>
      </w:del>
      <w:r w:rsidR="00056389">
        <w:rPr>
          <w:rFonts w:cs="Arial" w:hint="eastAsia"/>
          <w:szCs w:val="28"/>
        </w:rPr>
        <w:t>(Fig. 1c; Fig. 2c; Fig. 3).</w:t>
      </w:r>
      <w:ins w:id="81" w:author="CK NTU" w:date="2022-02-14T15:50:00Z">
        <w:r w:rsidR="00002BBA">
          <w:rPr>
            <w:rFonts w:cs="Arial"/>
            <w:szCs w:val="28"/>
          </w:rPr>
          <w:t xml:space="preserve">  </w:t>
        </w:r>
      </w:ins>
      <w:del w:id="82" w:author="CK NTU" w:date="2022-02-14T16:06:00Z">
        <w:r w:rsidR="00056389" w:rsidDel="00847631">
          <w:rPr>
            <w:rFonts w:cs="Arial" w:hint="eastAsia"/>
            <w:szCs w:val="28"/>
          </w:rPr>
          <w:delText xml:space="preserve"> </w:delText>
        </w:r>
      </w:del>
      <w:moveToRangeStart w:id="83" w:author="CK NTU" w:date="2022-02-14T15:51:00Z" w:name="move95746295"/>
      <w:moveTo w:id="84" w:author="CK NTU" w:date="2022-02-14T15:51:00Z">
        <w:r w:rsidR="00002BBA">
          <w:rPr>
            <w:rFonts w:cs="Arial" w:hint="eastAsia"/>
            <w:szCs w:val="28"/>
          </w:rPr>
          <w:t>Since p</w:t>
        </w:r>
        <w:r w:rsidR="00002BBA">
          <w:rPr>
            <w:rFonts w:cs="Arial"/>
            <w:szCs w:val="28"/>
          </w:rPr>
          <w:t xml:space="preserve">redator foraging </w:t>
        </w:r>
        <w:del w:id="85" w:author="CK NTU" w:date="2022-02-14T15:54:00Z">
          <w:r w:rsidR="00002BBA" w:rsidDel="00002BBA">
            <w:rPr>
              <w:rFonts w:cs="Arial" w:hint="eastAsia"/>
              <w:szCs w:val="28"/>
            </w:rPr>
            <w:delText>behavior</w:delText>
          </w:r>
        </w:del>
      </w:moveTo>
      <w:ins w:id="86" w:author="CK NTU" w:date="2022-02-14T15:54:00Z">
        <w:r w:rsidR="00002BBA">
          <w:rPr>
            <w:rFonts w:cs="Arial"/>
            <w:szCs w:val="28"/>
          </w:rPr>
          <w:t>modes</w:t>
        </w:r>
      </w:ins>
      <w:ins w:id="87" w:author="CK NTU" w:date="2022-02-14T15:55:00Z">
        <w:r w:rsidR="00002BBA">
          <w:rPr>
            <w:rFonts w:cs="Arial"/>
            <w:szCs w:val="28"/>
          </w:rPr>
          <w:t xml:space="preserve"> </w:t>
        </w:r>
      </w:ins>
      <w:moveTo w:id="88" w:author="CK NTU" w:date="2022-02-14T15:51:00Z">
        <w:del w:id="89" w:author="CK NTU" w:date="2022-02-14T16:00:00Z">
          <w:r w:rsidR="00002BBA" w:rsidDel="001D42B4">
            <w:rPr>
              <w:rFonts w:cs="Arial" w:hint="eastAsia"/>
              <w:szCs w:val="28"/>
            </w:rPr>
            <w:delText xml:space="preserve"> </w:delText>
          </w:r>
        </w:del>
        <w:r w:rsidR="00002BBA">
          <w:rPr>
            <w:rFonts w:cs="Arial" w:hint="eastAsia"/>
            <w:szCs w:val="28"/>
          </w:rPr>
          <w:t>play</w:t>
        </w:r>
        <w:del w:id="90" w:author="CK NTU" w:date="2022-02-14T15:54:00Z">
          <w:r w:rsidR="00002BBA" w:rsidDel="00002BBA">
            <w:rPr>
              <w:rFonts w:cs="Arial" w:hint="eastAsia"/>
              <w:szCs w:val="28"/>
            </w:rPr>
            <w:delText>s</w:delText>
          </w:r>
        </w:del>
        <w:r w:rsidR="00002BBA">
          <w:rPr>
            <w:rFonts w:cs="Arial" w:hint="eastAsia"/>
            <w:szCs w:val="28"/>
          </w:rPr>
          <w:t xml:space="preserve"> a key role in</w:t>
        </w:r>
        <w:r w:rsidR="00002BBA">
          <w:rPr>
            <w:rFonts w:cs="Arial"/>
            <w:szCs w:val="28"/>
          </w:rPr>
          <w:t xml:space="preserve"> </w:t>
        </w:r>
        <w:r w:rsidR="00002BBA">
          <w:rPr>
            <w:rFonts w:cs="Arial" w:hint="eastAsia"/>
            <w:szCs w:val="28"/>
          </w:rPr>
          <w:t>mediating predator-prey</w:t>
        </w:r>
      </w:moveTo>
      <w:ins w:id="91" w:author="CK NTU" w:date="2022-02-14T15:58:00Z">
        <w:r w:rsidR="001D42B4">
          <w:rPr>
            <w:rFonts w:cs="Arial"/>
            <w:szCs w:val="28"/>
          </w:rPr>
          <w:t>-plant</w:t>
        </w:r>
      </w:ins>
      <w:moveTo w:id="92" w:author="CK NTU" w:date="2022-02-14T15:51:00Z">
        <w:del w:id="93" w:author="CK NTU" w:date="2022-02-14T15:57:00Z">
          <w:r w:rsidR="00002BBA" w:rsidDel="001D42B4">
            <w:rPr>
              <w:rFonts w:cs="Arial" w:hint="eastAsia"/>
              <w:szCs w:val="28"/>
            </w:rPr>
            <w:delText xml:space="preserve"> </w:delText>
          </w:r>
        </w:del>
        <w:del w:id="94" w:author="CK NTU" w:date="2022-02-14T15:56:00Z">
          <w:r w:rsidR="00002BBA" w:rsidDel="001D42B4">
            <w:rPr>
              <w:rFonts w:cs="Arial" w:hint="eastAsia"/>
              <w:szCs w:val="28"/>
            </w:rPr>
            <w:delText>t</w:delText>
          </w:r>
        </w:del>
        <w:del w:id="95" w:author="CK NTU" w:date="2022-02-14T15:57:00Z">
          <w:r w:rsidR="00002BBA" w:rsidDel="001D42B4">
            <w:rPr>
              <w:rFonts w:cs="Arial" w:hint="eastAsia"/>
              <w:szCs w:val="28"/>
            </w:rPr>
            <w:delText>rophic</w:delText>
          </w:r>
        </w:del>
        <w:r w:rsidR="00002BBA">
          <w:rPr>
            <w:rFonts w:cs="Arial" w:hint="eastAsia"/>
            <w:szCs w:val="28"/>
          </w:rPr>
          <w:t xml:space="preserve"> interactions</w:t>
        </w:r>
      </w:moveTo>
      <w:ins w:id="96" w:author="CK NTU" w:date="2022-02-14T15:58:00Z">
        <w:r w:rsidR="001D42B4">
          <w:rPr>
            <w:rFonts w:cs="Arial"/>
            <w:szCs w:val="28"/>
          </w:rPr>
          <w:t xml:space="preserve"> </w:t>
        </w:r>
      </w:ins>
      <w:ins w:id="97" w:author="CK NTU" w:date="2022-02-14T15:59:00Z">
        <w:r w:rsidR="001D42B4">
          <w:rPr>
            <w:rFonts w:cs="Arial"/>
            <w:szCs w:val="28"/>
          </w:rPr>
          <w:t>(</w:t>
        </w:r>
        <w:r w:rsidR="001D42B4" w:rsidRPr="001D42B4">
          <w:rPr>
            <w:rFonts w:cs="Arial"/>
            <w:szCs w:val="28"/>
            <w:highlight w:val="yellow"/>
            <w:rPrChange w:id="98" w:author="CK NTU" w:date="2022-02-14T15:59:00Z">
              <w:rPr>
                <w:rFonts w:cs="Arial"/>
                <w:szCs w:val="28"/>
              </w:rPr>
            </w:rPrChange>
          </w:rPr>
          <w:t xml:space="preserve">remove </w:t>
        </w:r>
        <w:r w:rsidR="001D42B4" w:rsidRPr="001D42B4">
          <w:rPr>
            <w:rFonts w:cs="Arial" w:hint="eastAsia"/>
            <w:szCs w:val="28"/>
            <w:highlight w:val="yellow"/>
            <w:rPrChange w:id="99" w:author="CK NTU" w:date="2022-02-14T15:59:00Z">
              <w:rPr>
                <w:rFonts w:cs="Arial" w:hint="eastAsia"/>
                <w:szCs w:val="28"/>
              </w:rPr>
            </w:rPrChange>
          </w:rPr>
          <w:t>Li</w:t>
        </w:r>
        <w:r w:rsidR="001D42B4" w:rsidRPr="001D42B4">
          <w:rPr>
            <w:rFonts w:cs="Arial"/>
            <w:szCs w:val="28"/>
            <w:highlight w:val="yellow"/>
            <w:rPrChange w:id="100" w:author="CK NTU" w:date="2022-02-14T15:59:00Z">
              <w:rPr>
                <w:rFonts w:cs="Arial"/>
                <w:szCs w:val="28"/>
              </w:rPr>
            </w:rPrChange>
          </w:rPr>
          <w:t>u et al. 2015</w:t>
        </w:r>
        <w:r w:rsidR="001D42B4">
          <w:rPr>
            <w:rFonts w:cs="Arial"/>
            <w:szCs w:val="28"/>
          </w:rPr>
          <w:t>)</w:t>
        </w:r>
      </w:ins>
      <w:moveTo w:id="101" w:author="CK NTU" w:date="2022-02-14T15:51:00Z">
        <w:r w:rsidR="00002BBA">
          <w:rPr>
            <w:rFonts w:cs="Arial" w:hint="eastAsia"/>
            <w:szCs w:val="28"/>
          </w:rPr>
          <w:t xml:space="preserve"> </w:t>
        </w:r>
        <w:r w:rsidR="00002BBA">
          <w:rPr>
            <w:rFonts w:cs="Arial"/>
            <w:szCs w:val="28"/>
          </w:rPr>
          <w:fldChar w:fldCharType="begin"/>
        </w:r>
      </w:moveTo>
      <w:r w:rsidR="001D42B4">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moveTo w:id="102" w:author="CK NTU" w:date="2022-02-14T15:51:00Z">
        <w:r w:rsidR="00002BBA">
          <w:rPr>
            <w:rFonts w:cs="Arial"/>
            <w:szCs w:val="28"/>
          </w:rPr>
          <w:fldChar w:fldCharType="separate"/>
        </w:r>
      </w:moveTo>
      <w:r w:rsidR="001D42B4">
        <w:rPr>
          <w:rFonts w:cs="Arial"/>
          <w:noProof/>
          <w:szCs w:val="28"/>
        </w:rPr>
        <w:t>(Schmitz 2008, Liu et al. 2015)</w:t>
      </w:r>
      <w:moveTo w:id="103" w:author="CK NTU" w:date="2022-02-14T15:51:00Z">
        <w:r w:rsidR="00002BBA">
          <w:rPr>
            <w:rFonts w:cs="Arial"/>
            <w:szCs w:val="28"/>
          </w:rPr>
          <w:fldChar w:fldCharType="end"/>
        </w:r>
        <w:r w:rsidR="00002BBA">
          <w:rPr>
            <w:rFonts w:cs="Arial" w:hint="eastAsia"/>
            <w:szCs w:val="28"/>
          </w:rPr>
          <w:t>,</w:t>
        </w:r>
      </w:moveTo>
      <w:moveToRangeEnd w:id="83"/>
      <w:ins w:id="104" w:author="CK NTU" w:date="2022-02-14T15:54:00Z">
        <w:r w:rsidR="00002BBA">
          <w:rPr>
            <w:rFonts w:cs="Arial"/>
            <w:szCs w:val="28"/>
          </w:rPr>
          <w:t xml:space="preserve"> </w:t>
        </w:r>
      </w:ins>
      <w:ins w:id="105" w:author="CK NTU" w:date="2022-02-14T16:17:00Z">
        <w:r w:rsidR="008274A4">
          <w:rPr>
            <w:rFonts w:cs="Arial"/>
            <w:szCs w:val="28"/>
          </w:rPr>
          <w:t>we suggest future stud</w:t>
        </w:r>
      </w:ins>
      <w:ins w:id="106" w:author="CK NTU" w:date="2022-02-14T16:18:00Z">
        <w:r w:rsidR="008274A4">
          <w:rPr>
            <w:rFonts w:cs="Arial"/>
            <w:szCs w:val="28"/>
          </w:rPr>
          <w:t>i</w:t>
        </w:r>
      </w:ins>
      <w:ins w:id="107" w:author="CK NTU" w:date="2022-02-14T15:51:00Z">
        <w:r w:rsidR="00002BBA">
          <w:rPr>
            <w:rFonts w:cs="Arial"/>
            <w:szCs w:val="28"/>
          </w:rPr>
          <w:t>e</w:t>
        </w:r>
      </w:ins>
      <w:ins w:id="108" w:author="CK NTU" w:date="2022-02-14T16:18:00Z">
        <w:r w:rsidR="008274A4">
          <w:rPr>
            <w:rFonts w:cs="Arial"/>
            <w:szCs w:val="28"/>
          </w:rPr>
          <w:t>s to e</w:t>
        </w:r>
      </w:ins>
      <w:ins w:id="109" w:author="CK NTU" w:date="2022-02-14T15:51:00Z">
        <w:r w:rsidR="00002BBA">
          <w:rPr>
            <w:rFonts w:cs="Arial"/>
            <w:szCs w:val="28"/>
          </w:rPr>
          <w:t>xamin</w:t>
        </w:r>
      </w:ins>
      <w:ins w:id="110" w:author="CK NTU" w:date="2022-02-14T16:18:00Z">
        <w:r w:rsidR="008274A4">
          <w:rPr>
            <w:rFonts w:cs="Arial"/>
            <w:szCs w:val="28"/>
          </w:rPr>
          <w:t>e</w:t>
        </w:r>
      </w:ins>
      <w:ins w:id="111" w:author="CK NTU" w:date="2022-02-14T15:52:00Z">
        <w:r w:rsidR="00002BBA">
          <w:rPr>
            <w:rFonts w:cs="Arial"/>
            <w:szCs w:val="28"/>
          </w:rPr>
          <w:t xml:space="preserve"> different</w:t>
        </w:r>
      </w:ins>
      <w:ins w:id="112" w:author="CK NTU" w:date="2022-02-14T15:51:00Z">
        <w:r w:rsidR="00002BBA">
          <w:rPr>
            <w:rFonts w:cs="Arial"/>
            <w:szCs w:val="28"/>
          </w:rPr>
          <w:t xml:space="preserve"> </w:t>
        </w:r>
      </w:ins>
      <w:ins w:id="113" w:author="CK NTU" w:date="2022-02-14T15:52:00Z">
        <w:r w:rsidR="00002BBA">
          <w:rPr>
            <w:rFonts w:cs="Arial" w:hint="eastAsia"/>
            <w:szCs w:val="28"/>
          </w:rPr>
          <w:t xml:space="preserve">assemblages of </w:t>
        </w:r>
      </w:ins>
      <w:ins w:id="114" w:author="CK NTU" w:date="2022-02-14T16:00:00Z">
        <w:r w:rsidR="001D42B4">
          <w:rPr>
            <w:rFonts w:cs="Arial"/>
            <w:szCs w:val="28"/>
          </w:rPr>
          <w:t xml:space="preserve">sit-and-wait vs. actively hunting </w:t>
        </w:r>
        <w:r w:rsidR="001D42B4">
          <w:rPr>
            <w:rFonts w:cs="Arial" w:hint="eastAsia"/>
            <w:szCs w:val="28"/>
          </w:rPr>
          <w:t xml:space="preserve"> </w:t>
        </w:r>
      </w:ins>
      <w:ins w:id="115" w:author="CK NTU" w:date="2022-02-14T15:52:00Z">
        <w:r w:rsidR="00002BBA">
          <w:rPr>
            <w:rFonts w:cs="Arial" w:hint="eastAsia"/>
            <w:szCs w:val="28"/>
          </w:rPr>
          <w:t>predators</w:t>
        </w:r>
      </w:ins>
      <w:ins w:id="116" w:author="CK NTU" w:date="2022-02-14T16:01:00Z">
        <w:r w:rsidR="001D42B4">
          <w:rPr>
            <w:rFonts w:cs="Arial"/>
            <w:szCs w:val="28"/>
          </w:rPr>
          <w:t xml:space="preserve"> in field conditions </w:t>
        </w:r>
      </w:ins>
      <w:ins w:id="117" w:author="CK NTU" w:date="2022-02-14T16:18:00Z">
        <w:r w:rsidR="008274A4">
          <w:rPr>
            <w:rFonts w:cs="Arial"/>
            <w:szCs w:val="28"/>
          </w:rPr>
          <w:t xml:space="preserve">to </w:t>
        </w:r>
      </w:ins>
      <w:ins w:id="118" w:author="CK NTU" w:date="2022-02-14T15:32:00Z">
        <w:r w:rsidR="005C51BC">
          <w:rPr>
            <w:rFonts w:cs="Arial"/>
            <w:szCs w:val="28"/>
          </w:rPr>
          <w:t>reveal</w:t>
        </w:r>
      </w:ins>
      <w:ins w:id="119" w:author="CK NTU" w:date="2022-02-14T16:01:00Z">
        <w:r w:rsidR="001D42B4">
          <w:rPr>
            <w:rFonts w:cs="Arial"/>
            <w:szCs w:val="28"/>
          </w:rPr>
          <w:t xml:space="preserve"> the</w:t>
        </w:r>
      </w:ins>
      <w:ins w:id="120" w:author="CK NTU" w:date="2022-02-14T15:32:00Z">
        <w:r w:rsidR="005C51BC">
          <w:rPr>
            <w:rFonts w:cs="Arial"/>
            <w:szCs w:val="28"/>
          </w:rPr>
          <w:t xml:space="preserve"> most efficient</w:t>
        </w:r>
      </w:ins>
      <w:ins w:id="121" w:author="CK NTU" w:date="2022-02-14T15:33:00Z">
        <w:r w:rsidR="005C51BC">
          <w:rPr>
            <w:rFonts w:cs="Arial"/>
            <w:szCs w:val="28"/>
          </w:rPr>
          <w:t xml:space="preserve"> </w:t>
        </w:r>
      </w:ins>
      <w:ins w:id="122" w:author="CK NTU" w:date="2022-02-14T16:02:00Z">
        <w:r w:rsidR="001D42B4">
          <w:rPr>
            <w:rFonts w:cs="Arial"/>
            <w:szCs w:val="28"/>
          </w:rPr>
          <w:t xml:space="preserve">pest </w:t>
        </w:r>
      </w:ins>
      <w:ins w:id="123" w:author="CK NTU" w:date="2022-02-14T16:20:00Z">
        <w:r w:rsidR="008274A4">
          <w:rPr>
            <w:rFonts w:cs="Arial"/>
            <w:szCs w:val="28"/>
          </w:rPr>
          <w:t>control practices</w:t>
        </w:r>
      </w:ins>
      <w:ins w:id="124" w:author="CK NTU" w:date="2022-02-14T16:02:00Z">
        <w:r w:rsidR="001D42B4">
          <w:rPr>
            <w:rFonts w:cs="Arial"/>
            <w:szCs w:val="28"/>
          </w:rPr>
          <w:t xml:space="preserve"> over the whole crop sea</w:t>
        </w:r>
      </w:ins>
      <w:ins w:id="125" w:author="CK NTU" w:date="2022-02-14T16:06:00Z">
        <w:r w:rsidR="00396E6D">
          <w:rPr>
            <w:rFonts w:cs="Arial"/>
            <w:szCs w:val="28"/>
          </w:rPr>
          <w:t>s</w:t>
        </w:r>
      </w:ins>
      <w:ins w:id="126" w:author="CK NTU" w:date="2022-02-14T16:02:00Z">
        <w:r w:rsidR="001D42B4">
          <w:rPr>
            <w:rFonts w:cs="Arial"/>
            <w:szCs w:val="28"/>
          </w:rPr>
          <w:t>on</w:t>
        </w:r>
      </w:ins>
      <w:ins w:id="127" w:author="CK NTU" w:date="2022-02-14T16:03:00Z">
        <w:r w:rsidR="001D42B4">
          <w:rPr>
            <w:rFonts w:cs="Arial"/>
            <w:szCs w:val="28"/>
          </w:rPr>
          <w:t>.</w:t>
        </w:r>
      </w:ins>
      <w:ins w:id="128" w:author="CK NTU" w:date="2022-02-14T15:29:00Z">
        <w:r w:rsidR="005C51BC">
          <w:rPr>
            <w:rFonts w:cs="Arial"/>
            <w:szCs w:val="28"/>
          </w:rPr>
          <w:t xml:space="preserve"> </w:t>
        </w:r>
      </w:ins>
      <w:ins w:id="129" w:author="CK NTU" w:date="2022-02-14T15:28:00Z">
        <w:r w:rsidR="005C51BC">
          <w:rPr>
            <w:rFonts w:cs="Arial"/>
            <w:szCs w:val="28"/>
          </w:rPr>
          <w:t xml:space="preserve"> </w:t>
        </w:r>
      </w:ins>
      <w:del w:id="130" w:author="CK NTU" w:date="2022-02-14T16:07:00Z">
        <w:r w:rsidR="00056389" w:rsidDel="00847631">
          <w:rPr>
            <w:rFonts w:cs="Arial" w:hint="eastAsia"/>
            <w:szCs w:val="28"/>
          </w:rPr>
          <w:delText xml:space="preserve">Despite the distinction in dietary patterns, both spiders and ladybeetles consumed predominantly rice herbivores at the ripening stage and may contribute significantly to pest regulation during this period. </w:delText>
        </w:r>
      </w:del>
      <w:moveFromRangeStart w:id="131" w:author="CK NTU" w:date="2022-02-14T15:51:00Z" w:name="move95746295"/>
      <w:moveFrom w:id="132" w:author="CK NTU" w:date="2022-02-14T15:51:00Z">
        <w:del w:id="133" w:author="CK NTU" w:date="2022-02-14T16:07:00Z">
          <w:r w:rsidR="00056389" w:rsidDel="00847631">
            <w:rPr>
              <w:rFonts w:cs="Arial" w:hint="eastAsia"/>
              <w:szCs w:val="28"/>
            </w:rPr>
            <w:delText>Since p</w:delText>
          </w:r>
          <w:r w:rsidR="00056389" w:rsidDel="00847631">
            <w:rPr>
              <w:rFonts w:cs="Arial"/>
              <w:szCs w:val="28"/>
            </w:rPr>
            <w:delText xml:space="preserve">redator foraging </w:delText>
          </w:r>
          <w:r w:rsidR="00056389" w:rsidDel="00847631">
            <w:rPr>
              <w:rFonts w:cs="Arial" w:hint="eastAsia"/>
              <w:szCs w:val="28"/>
            </w:rPr>
            <w:delText>behavior plays a key role in</w:delText>
          </w:r>
          <w:r w:rsidR="00056389" w:rsidDel="00847631">
            <w:rPr>
              <w:rFonts w:cs="Arial"/>
              <w:szCs w:val="28"/>
            </w:rPr>
            <w:delText xml:space="preserve"> </w:delText>
          </w:r>
          <w:r w:rsidR="00056389" w:rsidDel="00847631">
            <w:rPr>
              <w:rFonts w:cs="Arial" w:hint="eastAsia"/>
              <w:szCs w:val="28"/>
            </w:rPr>
            <w:delText xml:space="preserve">mediating predator-prey trophic interactions </w:delText>
          </w:r>
          <w:r w:rsidR="000600B7" w:rsidDel="00847631">
            <w:rPr>
              <w:rFonts w:cs="Arial"/>
              <w:szCs w:val="28"/>
            </w:rPr>
            <w:fldChar w:fldCharType="begin"/>
          </w:r>
          <w:r w:rsidR="00056389" w:rsidDel="00847631">
            <w:rPr>
              <w:rFonts w:cs="Arial"/>
              <w:szCs w:val="28"/>
            </w:rPr>
            <w:del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delInstrText>
          </w:r>
          <w:r w:rsidR="000600B7" w:rsidDel="00847631">
            <w:rPr>
              <w:rFonts w:cs="Arial"/>
              <w:szCs w:val="28"/>
            </w:rPr>
            <w:fldChar w:fldCharType="separate"/>
          </w:r>
          <w:r w:rsidR="00056389" w:rsidDel="00847631">
            <w:rPr>
              <w:rFonts w:cs="Arial"/>
              <w:szCs w:val="28"/>
            </w:rPr>
            <w:delText>(Schmitz 2008, Liu et al. 2015)</w:delText>
          </w:r>
          <w:r w:rsidR="000600B7" w:rsidDel="00847631">
            <w:rPr>
              <w:rFonts w:cs="Arial"/>
              <w:szCs w:val="28"/>
            </w:rPr>
            <w:fldChar w:fldCharType="end"/>
          </w:r>
          <w:r w:rsidR="00056389" w:rsidDel="00847631">
            <w:rPr>
              <w:rFonts w:cs="Arial" w:hint="eastAsia"/>
              <w:szCs w:val="28"/>
            </w:rPr>
            <w:delText xml:space="preserve">, </w:delText>
          </w:r>
        </w:del>
      </w:moveFrom>
      <w:moveFromRangeEnd w:id="131"/>
      <w:del w:id="134" w:author="CK NTU" w:date="2022-02-14T16:07:00Z">
        <w:r w:rsidR="00056389" w:rsidDel="00847631">
          <w:rPr>
            <w:rFonts w:cs="Arial" w:hint="eastAsia"/>
            <w:szCs w:val="28"/>
          </w:rPr>
          <w:delText xml:space="preserve">it would be critical to further examine how </w:delText>
        </w:r>
      </w:del>
      <w:del w:id="135" w:author="CK NTU" w:date="2022-02-14T15:52:00Z">
        <w:r w:rsidR="00056389" w:rsidDel="00002BBA">
          <w:rPr>
            <w:rFonts w:cs="Arial" w:hint="eastAsia"/>
            <w:szCs w:val="28"/>
          </w:rPr>
          <w:delText xml:space="preserve">assemblages of predators with different foraging strategies </w:delText>
        </w:r>
      </w:del>
      <w:del w:id="136" w:author="CK NTU" w:date="2022-02-14T16:07:00Z">
        <w:r w:rsidR="00056389" w:rsidDel="00847631">
          <w:rPr>
            <w:rFonts w:cs="Arial" w:hint="eastAsia"/>
            <w:szCs w:val="28"/>
          </w:rPr>
          <w:delText xml:space="preserve">and habitat domains may jointly influence the overall </w:delText>
        </w:r>
        <w:r w:rsidR="00056389" w:rsidDel="00847631">
          <w:rPr>
            <w:rFonts w:cs="Arial"/>
            <w:szCs w:val="28"/>
          </w:rPr>
          <w:delText xml:space="preserve">effectiveness of </w:delText>
        </w:r>
        <w:r w:rsidR="00056389" w:rsidDel="00847631">
          <w:rPr>
            <w:rFonts w:cs="Arial" w:hint="eastAsia"/>
            <w:szCs w:val="28"/>
          </w:rPr>
          <w:delText>top-down</w:delText>
        </w:r>
        <w:r w:rsidR="00056389" w:rsidDel="00847631">
          <w:rPr>
            <w:rFonts w:cs="Arial"/>
            <w:szCs w:val="28"/>
          </w:rPr>
          <w:delText xml:space="preserve"> control</w:delText>
        </w:r>
        <w:r w:rsidR="00056389" w:rsidDel="00847631">
          <w:rPr>
            <w:rFonts w:cs="Arial" w:hint="eastAsia"/>
            <w:szCs w:val="28"/>
          </w:rPr>
          <w:delText xml:space="preserve"> on pests. </w:delText>
        </w:r>
      </w:del>
    </w:p>
    <w:p w14:paraId="01D7E5B4" w14:textId="77777777" w:rsidR="000600B7" w:rsidRDefault="000600B7">
      <w:pPr>
        <w:rPr>
          <w:rFonts w:cs="Arial"/>
          <w:b/>
          <w:color w:val="0070C0"/>
          <w:szCs w:val="28"/>
        </w:rPr>
      </w:pPr>
    </w:p>
    <w:p w14:paraId="5293CAE9" w14:textId="77777777" w:rsidR="000600B7" w:rsidRDefault="00056389">
      <w:pPr>
        <w:ind w:firstLine="720"/>
        <w:rPr>
          <w:rFonts w:cs="Arial"/>
          <w:i/>
          <w:color w:val="0070C0"/>
          <w:szCs w:val="28"/>
        </w:rPr>
      </w:pPr>
      <w:r>
        <w:rPr>
          <w:rFonts w:cs="Arial"/>
          <w:i/>
          <w:color w:val="0070C0"/>
          <w:szCs w:val="28"/>
        </w:rPr>
        <w:t>Generalist</w:t>
      </w:r>
      <w:r>
        <w:rPr>
          <w:rFonts w:cs="Arial" w:hint="eastAsia"/>
          <w:i/>
          <w:color w:val="0070C0"/>
          <w:szCs w:val="28"/>
        </w:rPr>
        <w:t>s exhibit</w:t>
      </w:r>
      <w:r>
        <w:rPr>
          <w:rFonts w:cs="Arial"/>
          <w:i/>
          <w:color w:val="0070C0"/>
          <w:szCs w:val="28"/>
        </w:rPr>
        <w:t xml:space="preserve"> consistent </w:t>
      </w:r>
      <w:r>
        <w:rPr>
          <w:rFonts w:cs="Arial" w:hint="eastAsia"/>
          <w:i/>
          <w:color w:val="0070C0"/>
          <w:szCs w:val="28"/>
        </w:rPr>
        <w:t>pest consumption patterns</w:t>
      </w:r>
      <w:r>
        <w:rPr>
          <w:rFonts w:cs="Arial"/>
          <w:i/>
          <w:color w:val="0070C0"/>
          <w:szCs w:val="28"/>
        </w:rPr>
        <w:t xml:space="preserve"> over years</w:t>
      </w:r>
    </w:p>
    <w:p w14:paraId="0ADC200C" w14:textId="77777777" w:rsidR="000600B7" w:rsidRDefault="00056389">
      <w:pPr>
        <w:ind w:firstLine="720"/>
        <w:rPr>
          <w:rFonts w:cs="Arial"/>
          <w:color w:val="0070C0"/>
          <w:szCs w:val="28"/>
        </w:rPr>
      </w:pPr>
      <w:r>
        <w:rPr>
          <w:rFonts w:cs="Arial"/>
          <w:color w:val="0070C0"/>
          <w:szCs w:val="28"/>
        </w:rPr>
        <w:t xml:space="preserve">Consistent over years (show abiotic factors and biotic factors [guild level &gt; rice herbivore species level]) &gt; highlight the value/implication of our finding: regardless of abiotic change and biotic change (e.g., outbreak of different pests over years), GAP will provide consistent biocontrol value &gt; Good tool for sustainable agriculture. </w:t>
      </w:r>
      <w:r>
        <w:rPr>
          <w:rFonts w:cs="Arial"/>
          <w:color w:val="BFBFBF" w:themeColor="background1" w:themeShade="BF"/>
          <w:szCs w:val="28"/>
        </w:rPr>
        <w:t xml:space="preserve">(check if the composition of rice herbivore species changed over years [e.g., BPH and sting bug were the most abundant in </w:t>
      </w:r>
      <w:r>
        <w:rPr>
          <w:rFonts w:cs="Arial" w:hint="eastAsia"/>
          <w:color w:val="BFBFBF" w:themeColor="background1" w:themeShade="BF"/>
          <w:szCs w:val="28"/>
        </w:rPr>
        <w:t>Y</w:t>
      </w:r>
      <w:r>
        <w:rPr>
          <w:rFonts w:cs="Arial"/>
          <w:color w:val="BFBFBF" w:themeColor="background1" w:themeShade="BF"/>
          <w:szCs w:val="28"/>
        </w:rPr>
        <w:t xml:space="preserve">ear 1 and 2, respectively] ) </w:t>
      </w:r>
    </w:p>
    <w:p w14:paraId="39C616D8" w14:textId="7F1501D2" w:rsidR="000600B7" w:rsidRDefault="00CD5C98" w:rsidP="00675F1E">
      <w:pPr>
        <w:ind w:firstLine="720"/>
        <w:rPr>
          <w:rFonts w:cs="Arial"/>
          <w:szCs w:val="28"/>
        </w:rPr>
      </w:pPr>
      <w:ins w:id="137" w:author="CK NTU" w:date="2022-02-14T16:27:00Z">
        <w:r>
          <w:rPr>
            <w:rFonts w:cs="Arial"/>
            <w:szCs w:val="28"/>
          </w:rPr>
          <w:t>Ideal</w:t>
        </w:r>
      </w:ins>
      <w:ins w:id="138" w:author="CK NTU" w:date="2022-02-14T16:25:00Z">
        <w:r w:rsidR="00AE65D8">
          <w:rPr>
            <w:rFonts w:cs="Arial"/>
            <w:szCs w:val="28"/>
          </w:rPr>
          <w:t xml:space="preserve"> biocontrol</w:t>
        </w:r>
      </w:ins>
      <w:ins w:id="139" w:author="CK NTU" w:date="2022-02-14T16:26:00Z">
        <w:r w:rsidR="00AE65D8">
          <w:rPr>
            <w:rFonts w:cs="Arial"/>
            <w:szCs w:val="28"/>
          </w:rPr>
          <w:t xml:space="preserve"> </w:t>
        </w:r>
        <w:r>
          <w:rPr>
            <w:rFonts w:cs="Arial"/>
            <w:szCs w:val="28"/>
          </w:rPr>
          <w:t>ag</w:t>
        </w:r>
      </w:ins>
      <w:ins w:id="140" w:author="CK NTU" w:date="2022-02-14T16:27:00Z">
        <w:r>
          <w:rPr>
            <w:rFonts w:cs="Arial"/>
            <w:szCs w:val="28"/>
          </w:rPr>
          <w:t>ents</w:t>
        </w:r>
      </w:ins>
      <w:ins w:id="141" w:author="CK NTU" w:date="2022-02-14T16:26:00Z">
        <w:r w:rsidR="00AE65D8">
          <w:rPr>
            <w:rFonts w:cs="Arial"/>
            <w:szCs w:val="28"/>
          </w:rPr>
          <w:t xml:space="preserve"> </w:t>
        </w:r>
      </w:ins>
      <w:ins w:id="142" w:author="CK NTU" w:date="2022-02-14T16:27:00Z">
        <w:r>
          <w:rPr>
            <w:rFonts w:cs="Arial"/>
            <w:szCs w:val="28"/>
          </w:rPr>
          <w:t>provide</w:t>
        </w:r>
      </w:ins>
      <w:ins w:id="143" w:author="CK NTU" w:date="2022-02-14T16:29:00Z">
        <w:r>
          <w:rPr>
            <w:rFonts w:cs="Arial"/>
            <w:szCs w:val="28"/>
          </w:rPr>
          <w:t xml:space="preserve"> </w:t>
        </w:r>
      </w:ins>
      <w:ins w:id="144" w:author="CK NTU" w:date="2022-02-14T16:25:00Z">
        <w:r w:rsidR="00AE65D8">
          <w:rPr>
            <w:rFonts w:cs="Arial"/>
            <w:szCs w:val="28"/>
          </w:rPr>
          <w:t>consistent</w:t>
        </w:r>
      </w:ins>
      <w:ins w:id="145" w:author="CK NTU" w:date="2022-02-14T16:27:00Z">
        <w:r>
          <w:rPr>
            <w:rFonts w:cs="Arial"/>
            <w:szCs w:val="28"/>
          </w:rPr>
          <w:t xml:space="preserve"> </w:t>
        </w:r>
      </w:ins>
      <w:ins w:id="146" w:author="CK NTU" w:date="2022-02-14T16:28:00Z">
        <w:r>
          <w:rPr>
            <w:rFonts w:cs="Arial"/>
            <w:szCs w:val="28"/>
          </w:rPr>
          <w:t xml:space="preserve">top-down control on </w:t>
        </w:r>
      </w:ins>
      <w:ins w:id="147" w:author="CK NTU" w:date="2022-02-14T16:27:00Z">
        <w:r>
          <w:rPr>
            <w:rFonts w:cs="Arial"/>
            <w:szCs w:val="28"/>
          </w:rPr>
          <w:t>pest</w:t>
        </w:r>
      </w:ins>
      <w:ins w:id="148" w:author="CK NTU" w:date="2022-02-14T16:28:00Z">
        <w:r>
          <w:rPr>
            <w:rFonts w:cs="Arial"/>
            <w:szCs w:val="28"/>
          </w:rPr>
          <w:t>s</w:t>
        </w:r>
      </w:ins>
      <w:ins w:id="149" w:author="CK NTU" w:date="2022-02-14T16:27:00Z">
        <w:r>
          <w:rPr>
            <w:rFonts w:cs="Arial"/>
            <w:szCs w:val="28"/>
          </w:rPr>
          <w:t xml:space="preserve"> </w:t>
        </w:r>
      </w:ins>
      <w:ins w:id="150" w:author="CK NTU" w:date="2022-02-14T16:28:00Z">
        <w:r>
          <w:rPr>
            <w:rFonts w:cs="Arial"/>
            <w:szCs w:val="28"/>
          </w:rPr>
          <w:t>u</w:t>
        </w:r>
      </w:ins>
      <w:ins w:id="151" w:author="CK NTU" w:date="2022-02-14T16:25:00Z">
        <w:r w:rsidR="00AE65D8">
          <w:rPr>
            <w:rFonts w:cs="Arial"/>
            <w:szCs w:val="28"/>
          </w:rPr>
          <w:t xml:space="preserve">nder </w:t>
        </w:r>
      </w:ins>
      <w:ins w:id="152" w:author="CK NTU" w:date="2022-02-14T16:28:00Z">
        <w:r>
          <w:rPr>
            <w:rFonts w:cs="Arial"/>
            <w:szCs w:val="28"/>
          </w:rPr>
          <w:t xml:space="preserve">various </w:t>
        </w:r>
      </w:ins>
      <w:ins w:id="153" w:author="CK NTU" w:date="2022-02-14T16:25:00Z">
        <w:r w:rsidR="00AE65D8">
          <w:rPr>
            <w:rFonts w:cs="Arial"/>
            <w:szCs w:val="28"/>
          </w:rPr>
          <w:t>environmental condi</w:t>
        </w:r>
      </w:ins>
      <w:ins w:id="154" w:author="CK NTU" w:date="2022-02-14T16:26:00Z">
        <w:r w:rsidR="00AE65D8">
          <w:rPr>
            <w:rFonts w:cs="Arial"/>
            <w:szCs w:val="28"/>
          </w:rPr>
          <w:t>tions</w:t>
        </w:r>
      </w:ins>
      <w:ins w:id="155" w:author="CK NTU" w:date="2022-02-14T16:51:00Z">
        <w:r w:rsidR="00A36A08">
          <w:rPr>
            <w:rFonts w:cs="Arial"/>
            <w:szCs w:val="28"/>
          </w:rPr>
          <w:t xml:space="preserve"> (e.g., abiotic and biotic</w:t>
        </w:r>
        <w:r w:rsidR="00A05222">
          <w:rPr>
            <w:rFonts w:cs="Arial"/>
            <w:szCs w:val="28"/>
          </w:rPr>
          <w:t xml:space="preserve"> factors</w:t>
        </w:r>
        <w:r w:rsidR="00A36A08">
          <w:rPr>
            <w:rFonts w:cs="Arial"/>
            <w:szCs w:val="28"/>
          </w:rPr>
          <w:t>)</w:t>
        </w:r>
      </w:ins>
      <w:ins w:id="156" w:author="CK NTU" w:date="2022-02-14T16:26:00Z">
        <w:r w:rsidR="00AE65D8">
          <w:rPr>
            <w:rFonts w:cs="Arial"/>
            <w:szCs w:val="28"/>
          </w:rPr>
          <w:t>.  In our case, GAP</w:t>
        </w:r>
      </w:ins>
      <w:ins w:id="157" w:author="CK NTU" w:date="2022-02-14T16:30:00Z">
        <w:r>
          <w:rPr>
            <w:rFonts w:cs="Arial"/>
            <w:szCs w:val="28"/>
          </w:rPr>
          <w:t>s (both spiders and ladybeetles)</w:t>
        </w:r>
      </w:ins>
      <w:ins w:id="158" w:author="CK NTU" w:date="2022-02-14T16:31:00Z">
        <w:r>
          <w:rPr>
            <w:rFonts w:cs="Arial"/>
            <w:szCs w:val="28"/>
          </w:rPr>
          <w:t xml:space="preserve"> </w:t>
        </w:r>
      </w:ins>
      <w:del w:id="159" w:author="CK NTU" w:date="2022-02-14T16:32:00Z">
        <w:r w:rsidR="00056389" w:rsidDel="003A6810">
          <w:rPr>
            <w:rFonts w:cs="Arial" w:hint="eastAsia"/>
            <w:szCs w:val="28"/>
          </w:rPr>
          <w:delText>Pest</w:delText>
        </w:r>
        <w:r w:rsidR="00056389" w:rsidDel="003A6810">
          <w:rPr>
            <w:rFonts w:cs="Arial"/>
            <w:szCs w:val="28"/>
          </w:rPr>
          <w:delText xml:space="preserve"> consumption </w:delText>
        </w:r>
        <w:r w:rsidR="00056389" w:rsidDel="003A6810">
          <w:rPr>
            <w:rFonts w:cs="Arial" w:hint="eastAsia"/>
            <w:szCs w:val="28"/>
          </w:rPr>
          <w:delText>b</w:delText>
        </w:r>
        <w:r w:rsidR="00056389" w:rsidDel="003A6810">
          <w:rPr>
            <w:rFonts w:cs="Arial"/>
            <w:szCs w:val="28"/>
          </w:rPr>
          <w:delText>y predator</w:delText>
        </w:r>
        <w:r w:rsidR="00056389" w:rsidDel="003A6810">
          <w:rPr>
            <w:rFonts w:cs="Arial" w:hint="eastAsia"/>
            <w:szCs w:val="28"/>
          </w:rPr>
          <w:delText xml:space="preserve">s, both as a whole and </w:delText>
        </w:r>
        <w:r w:rsidR="00056389" w:rsidDel="003A6810">
          <w:rPr>
            <w:rFonts w:cs="Arial"/>
            <w:szCs w:val="28"/>
          </w:rPr>
          <w:delText xml:space="preserve">as </w:delText>
        </w:r>
        <w:r w:rsidR="00056389" w:rsidDel="003A6810">
          <w:rPr>
            <w:rFonts w:cs="Arial" w:hint="eastAsia"/>
            <w:szCs w:val="28"/>
          </w:rPr>
          <w:delText>individual</w:delText>
        </w:r>
        <w:r w:rsidR="00056389" w:rsidDel="003A6810">
          <w:rPr>
            <w:rFonts w:cs="Arial"/>
            <w:szCs w:val="28"/>
          </w:rPr>
          <w:delText xml:space="preserve"> groups</w:delText>
        </w:r>
        <w:r w:rsidR="00056389" w:rsidDel="003A6810">
          <w:rPr>
            <w:rFonts w:cs="Arial" w:hint="eastAsia"/>
            <w:szCs w:val="28"/>
          </w:rPr>
          <w:delText xml:space="preserve">, </w:delText>
        </w:r>
      </w:del>
      <w:r w:rsidR="00056389">
        <w:rPr>
          <w:rFonts w:cs="Arial" w:hint="eastAsia"/>
          <w:szCs w:val="28"/>
        </w:rPr>
        <w:t>showed consistent patterns</w:t>
      </w:r>
      <w:ins w:id="160" w:author="CK NTU" w:date="2022-02-14T16:32:00Z">
        <w:r w:rsidR="003A6810">
          <w:rPr>
            <w:rFonts w:cs="Arial"/>
            <w:szCs w:val="28"/>
          </w:rPr>
          <w:t xml:space="preserve"> in pest consumption</w:t>
        </w:r>
      </w:ins>
      <w:r w:rsidR="00056389">
        <w:rPr>
          <w:rFonts w:cs="Arial"/>
          <w:szCs w:val="28"/>
        </w:rPr>
        <w:t xml:space="preserve"> across years</w:t>
      </w:r>
      <w:r w:rsidR="00056389">
        <w:rPr>
          <w:rFonts w:cs="Arial" w:hint="eastAsia"/>
          <w:szCs w:val="28"/>
        </w:rPr>
        <w:t xml:space="preserve"> </w:t>
      </w:r>
      <w:ins w:id="161" w:author="CK NTU" w:date="2022-02-14T16:36:00Z">
        <w:r w:rsidR="003A6810">
          <w:rPr>
            <w:rFonts w:cs="Arial"/>
            <w:szCs w:val="28"/>
          </w:rPr>
          <w:t xml:space="preserve">(e.g., </w:t>
        </w:r>
      </w:ins>
      <w:ins w:id="162" w:author="CK NTU" w:date="2022-02-14T16:43:00Z">
        <w:r w:rsidR="003D0B46">
          <w:rPr>
            <w:rFonts w:cs="Arial"/>
            <w:szCs w:val="28"/>
          </w:rPr>
          <w:t xml:space="preserve">similar seasonal trends in pest </w:t>
        </w:r>
        <w:r w:rsidR="003D0B46">
          <w:rPr>
            <w:rFonts w:cs="Arial"/>
            <w:szCs w:val="28"/>
          </w:rPr>
          <w:lastRenderedPageBreak/>
          <w:t xml:space="preserve">consumption and </w:t>
        </w:r>
      </w:ins>
      <w:ins w:id="163" w:author="CK NTU" w:date="2022-02-14T16:36:00Z">
        <w:r w:rsidR="003A6810">
          <w:rPr>
            <w:rFonts w:cs="Arial"/>
            <w:szCs w:val="28"/>
          </w:rPr>
          <w:t>high consumption in late crop stage</w:t>
        </w:r>
      </w:ins>
      <w:ins w:id="164" w:author="CK NTU" w:date="2022-02-14T17:12:00Z">
        <w:r w:rsidR="00157D73">
          <w:rPr>
            <w:rFonts w:cs="Arial"/>
            <w:szCs w:val="28"/>
          </w:rPr>
          <w:t xml:space="preserve"> in all three years</w:t>
        </w:r>
      </w:ins>
      <w:ins w:id="165" w:author="CK NTU" w:date="2022-02-14T16:36:00Z">
        <w:r w:rsidR="003A6810">
          <w:rPr>
            <w:rFonts w:cs="Arial"/>
            <w:szCs w:val="28"/>
          </w:rPr>
          <w:t>)</w:t>
        </w:r>
        <w:r w:rsidR="003A6810">
          <w:rPr>
            <w:rFonts w:cs="Arial" w:hint="eastAsia"/>
            <w:szCs w:val="28"/>
          </w:rPr>
          <w:t xml:space="preserve"> </w:t>
        </w:r>
      </w:ins>
      <w:r w:rsidR="00056389">
        <w:rPr>
          <w:rFonts w:cs="Arial" w:hint="eastAsia"/>
          <w:szCs w:val="28"/>
        </w:rPr>
        <w:t>(Fig. 2)</w:t>
      </w:r>
      <w:r w:rsidR="00056389">
        <w:rPr>
          <w:rFonts w:cs="Arial"/>
          <w:szCs w:val="28"/>
        </w:rPr>
        <w:t xml:space="preserve">, despite </w:t>
      </w:r>
      <w:r w:rsidR="00056389">
        <w:rPr>
          <w:rFonts w:cs="Arial" w:hint="eastAsia"/>
          <w:szCs w:val="28"/>
        </w:rPr>
        <w:t xml:space="preserve">the </w:t>
      </w:r>
      <w:r w:rsidR="00056389">
        <w:rPr>
          <w:rFonts w:cs="Arial"/>
          <w:szCs w:val="28"/>
        </w:rPr>
        <w:t>variation</w:t>
      </w:r>
      <w:r w:rsidR="00056389">
        <w:rPr>
          <w:rFonts w:cs="Arial" w:hint="eastAsia"/>
          <w:szCs w:val="28"/>
        </w:rPr>
        <w:t>s</w:t>
      </w:r>
      <w:r w:rsidR="00056389">
        <w:rPr>
          <w:rFonts w:cs="Arial"/>
          <w:szCs w:val="28"/>
        </w:rPr>
        <w:t xml:space="preserve"> in </w:t>
      </w:r>
      <w:r w:rsidR="00056389">
        <w:rPr>
          <w:rFonts w:cs="Arial" w:hint="eastAsia"/>
          <w:szCs w:val="28"/>
        </w:rPr>
        <w:t xml:space="preserve">the environmental conditions during </w:t>
      </w:r>
      <w:del w:id="166" w:author="CK NTU" w:date="2022-02-14T16:44:00Z">
        <w:r w:rsidR="00056389" w:rsidDel="003D0B46">
          <w:rPr>
            <w:rFonts w:cs="Arial" w:hint="eastAsia"/>
            <w:szCs w:val="28"/>
          </w:rPr>
          <w:delText>the crop season among the three</w:delText>
        </w:r>
      </w:del>
      <w:ins w:id="167" w:author="CK NTU" w:date="2022-02-14T16:44:00Z">
        <w:r w:rsidR="003D0B46">
          <w:rPr>
            <w:rFonts w:cs="Arial"/>
            <w:szCs w:val="28"/>
          </w:rPr>
          <w:t>our</w:t>
        </w:r>
      </w:ins>
      <w:r w:rsidR="00056389">
        <w:rPr>
          <w:rFonts w:cs="Arial" w:hint="eastAsia"/>
          <w:szCs w:val="28"/>
        </w:rPr>
        <w:t xml:space="preserve"> study years</w:t>
      </w:r>
      <w:ins w:id="168" w:author="CK NTU" w:date="2022-02-14T16:44:00Z">
        <w:r w:rsidR="003D0B46">
          <w:rPr>
            <w:rFonts w:cs="Arial"/>
            <w:szCs w:val="28"/>
          </w:rPr>
          <w:t xml:space="preserve"> (details below)</w:t>
        </w:r>
      </w:ins>
      <w:r w:rsidR="00056389">
        <w:rPr>
          <w:rFonts w:cs="Arial"/>
          <w:szCs w:val="28"/>
        </w:rPr>
        <w:t>.</w:t>
      </w:r>
      <w:ins w:id="169" w:author="CK NTU" w:date="2022-02-14T16:36:00Z">
        <w:r w:rsidR="00044E81">
          <w:rPr>
            <w:rFonts w:cs="Arial"/>
            <w:szCs w:val="28"/>
          </w:rPr>
          <w:t xml:space="preserve">  This further suggests that GAPs </w:t>
        </w:r>
      </w:ins>
      <w:ins w:id="170" w:author="CK NTU" w:date="2022-02-14T16:45:00Z">
        <w:r w:rsidR="003D0B46">
          <w:rPr>
            <w:rFonts w:cs="Arial"/>
            <w:szCs w:val="28"/>
          </w:rPr>
          <w:t>can be a predicta</w:t>
        </w:r>
      </w:ins>
      <w:ins w:id="171" w:author="CK NTU" w:date="2022-02-14T16:46:00Z">
        <w:r w:rsidR="003D0B46">
          <w:rPr>
            <w:rFonts w:cs="Arial"/>
            <w:szCs w:val="28"/>
          </w:rPr>
          <w:t xml:space="preserve">ble, valuable </w:t>
        </w:r>
      </w:ins>
      <w:ins w:id="172" w:author="CK NTU" w:date="2022-02-14T16:37:00Z">
        <w:r w:rsidR="00044E81">
          <w:rPr>
            <w:rFonts w:cs="Arial"/>
            <w:szCs w:val="28"/>
          </w:rPr>
          <w:t>tool</w:t>
        </w:r>
      </w:ins>
      <w:ins w:id="173" w:author="CK NTU" w:date="2022-02-14T16:46:00Z">
        <w:r w:rsidR="002E0DB9">
          <w:rPr>
            <w:rFonts w:cs="Arial"/>
            <w:szCs w:val="28"/>
          </w:rPr>
          <w:t xml:space="preserve"> </w:t>
        </w:r>
      </w:ins>
      <w:ins w:id="174" w:author="CK NTU" w:date="2022-02-14T16:47:00Z">
        <w:r w:rsidR="002E0DB9">
          <w:rPr>
            <w:rFonts w:cs="Arial"/>
            <w:szCs w:val="28"/>
          </w:rPr>
          <w:t>of pest control for</w:t>
        </w:r>
      </w:ins>
      <w:ins w:id="175" w:author="CK NTU" w:date="2022-02-14T16:37:00Z">
        <w:r w:rsidR="00044E81">
          <w:rPr>
            <w:rFonts w:cs="Arial"/>
            <w:szCs w:val="28"/>
          </w:rPr>
          <w:t xml:space="preserve"> sustainable agriculture.</w:t>
        </w:r>
      </w:ins>
      <w:r w:rsidR="00056389">
        <w:rPr>
          <w:rFonts w:cs="Arial"/>
          <w:szCs w:val="28"/>
        </w:rPr>
        <w:t xml:space="preserve"> </w:t>
      </w:r>
      <w:ins w:id="176" w:author="CK NTU" w:date="2022-02-14T16:48:00Z">
        <w:r w:rsidR="002E0DB9">
          <w:rPr>
            <w:rFonts w:cs="Arial"/>
            <w:szCs w:val="28"/>
          </w:rPr>
          <w:t xml:space="preserve"> </w:t>
        </w:r>
      </w:ins>
      <w:ins w:id="177" w:author="CK NTU" w:date="2022-02-14T17:03:00Z">
        <w:r w:rsidR="00971D96">
          <w:rPr>
            <w:rFonts w:cs="Arial"/>
            <w:szCs w:val="28"/>
          </w:rPr>
          <w:t>Specifically, r</w:t>
        </w:r>
      </w:ins>
      <w:ins w:id="178" w:author="CK NTU" w:date="2022-02-14T16:58:00Z">
        <w:r w:rsidR="00855732">
          <w:rPr>
            <w:rFonts w:cs="Arial"/>
            <w:szCs w:val="28"/>
          </w:rPr>
          <w:t>egarding the abiotic</w:t>
        </w:r>
      </w:ins>
      <w:ins w:id="179" w:author="CK NTU" w:date="2022-02-14T17:00:00Z">
        <w:r w:rsidR="00855732">
          <w:rPr>
            <w:rFonts w:cs="Arial"/>
            <w:szCs w:val="28"/>
          </w:rPr>
          <w:t xml:space="preserve"> </w:t>
        </w:r>
      </w:ins>
      <w:ins w:id="180" w:author="CK NTU" w:date="2022-02-14T16:59:00Z">
        <w:r w:rsidR="00855732">
          <w:rPr>
            <w:rFonts w:cs="Arial"/>
            <w:szCs w:val="28"/>
          </w:rPr>
          <w:t>factors</w:t>
        </w:r>
      </w:ins>
      <w:ins w:id="181" w:author="CK NTU" w:date="2022-02-14T17:00:00Z">
        <w:r w:rsidR="00855732">
          <w:rPr>
            <w:rFonts w:cs="Arial"/>
            <w:szCs w:val="28"/>
          </w:rPr>
          <w:t xml:space="preserve">, </w:t>
        </w:r>
      </w:ins>
      <w:ins w:id="182" w:author="CK NTU" w:date="2022-02-14T16:48:00Z">
        <w:r w:rsidR="002E0DB9">
          <w:rPr>
            <w:rFonts w:cs="Arial"/>
            <w:szCs w:val="28"/>
          </w:rPr>
          <w:t>t</w:t>
        </w:r>
      </w:ins>
      <w:del w:id="183" w:author="CK NTU" w:date="2022-02-14T16:48:00Z">
        <w:r w:rsidR="00056389" w:rsidDel="002E0DB9">
          <w:rPr>
            <w:rFonts w:cs="Arial" w:hint="eastAsia"/>
            <w:szCs w:val="28"/>
          </w:rPr>
          <w:delText>T</w:delText>
        </w:r>
      </w:del>
      <w:r w:rsidR="00056389">
        <w:rPr>
          <w:rFonts w:cs="Arial" w:hint="eastAsia"/>
          <w:szCs w:val="28"/>
        </w:rPr>
        <w:t>he</w:t>
      </w:r>
      <w:r w:rsidR="00056389">
        <w:rPr>
          <w:rFonts w:cs="Arial"/>
          <w:szCs w:val="28"/>
        </w:rPr>
        <w:t xml:space="preserve"> </w:t>
      </w:r>
      <w:r w:rsidR="00056389">
        <w:rPr>
          <w:rFonts w:cs="Arial" w:hint="eastAsia"/>
          <w:szCs w:val="28"/>
        </w:rPr>
        <w:t xml:space="preserve">daily mean </w:t>
      </w:r>
      <w:r w:rsidR="00056389">
        <w:rPr>
          <w:rFonts w:cs="Arial"/>
          <w:szCs w:val="28"/>
        </w:rPr>
        <w:t>temperature</w:t>
      </w:r>
      <w:r w:rsidR="00056389">
        <w:rPr>
          <w:rFonts w:cs="Arial" w:hint="eastAsia"/>
          <w:szCs w:val="28"/>
        </w:rPr>
        <w:t>, particularly during the early crop season (from</w:t>
      </w:r>
      <w:r w:rsidR="00056389">
        <w:rPr>
          <w:rFonts w:cs="Arial"/>
          <w:szCs w:val="28"/>
        </w:rPr>
        <w:t xml:space="preserve"> April</w:t>
      </w:r>
      <w:r w:rsidR="00056389">
        <w:rPr>
          <w:rFonts w:cs="Arial" w:hint="eastAsia"/>
          <w:szCs w:val="28"/>
        </w:rPr>
        <w:t xml:space="preserve"> to </w:t>
      </w:r>
      <w:r w:rsidR="00056389">
        <w:rPr>
          <w:rFonts w:cs="Arial"/>
          <w:szCs w:val="28"/>
        </w:rPr>
        <w:t>Ju</w:t>
      </w:r>
      <w:r w:rsidR="00056389">
        <w:rPr>
          <w:rFonts w:cs="Arial" w:hint="eastAsia"/>
          <w:szCs w:val="28"/>
        </w:rPr>
        <w:t>ne),</w:t>
      </w:r>
      <w:r w:rsidR="00056389">
        <w:rPr>
          <w:rFonts w:cs="Arial"/>
          <w:szCs w:val="28"/>
        </w:rPr>
        <w:t xml:space="preserve"> </w:t>
      </w:r>
      <w:r w:rsidR="00056389">
        <w:rPr>
          <w:rFonts w:cs="Arial" w:hint="eastAsia"/>
          <w:szCs w:val="28"/>
        </w:rPr>
        <w:t xml:space="preserve">varied substantially </w:t>
      </w:r>
      <w:r w:rsidR="00056389">
        <w:rPr>
          <w:rFonts w:cs="Arial"/>
          <w:szCs w:val="28"/>
        </w:rPr>
        <w:t>among</w:t>
      </w:r>
      <w:r w:rsidR="00056389">
        <w:rPr>
          <w:rFonts w:cs="Arial" w:hint="eastAsia"/>
          <w:szCs w:val="28"/>
        </w:rPr>
        <w:t xml:space="preserve"> </w:t>
      </w:r>
      <w:r w:rsidR="00056389">
        <w:rPr>
          <w:rFonts w:cs="Arial"/>
          <w:szCs w:val="28"/>
        </w:rPr>
        <w:t>year</w:t>
      </w:r>
      <w:r w:rsidR="00056389">
        <w:rPr>
          <w:rFonts w:cs="Arial" w:hint="eastAsia"/>
          <w:szCs w:val="28"/>
        </w:rPr>
        <w:t xml:space="preserve">s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2a</w:t>
      </w:r>
      <w:r w:rsidR="00056389">
        <w:rPr>
          <w:rFonts w:cs="Arial"/>
          <w:szCs w:val="28"/>
        </w:rPr>
        <w:t>)</w:t>
      </w:r>
      <w:r w:rsidR="00056389">
        <w:rPr>
          <w:rFonts w:cs="Arial" w:hint="eastAsia"/>
          <w:szCs w:val="28"/>
        </w:rPr>
        <w:t>.</w:t>
      </w:r>
      <w:r w:rsidR="00056389">
        <w:rPr>
          <w:rFonts w:cs="Arial" w:hint="eastAsia"/>
          <w:color w:val="FF0000"/>
          <w:szCs w:val="28"/>
        </w:rPr>
        <w:t xml:space="preserve"> </w:t>
      </w:r>
      <w:r w:rsidR="00056389">
        <w:rPr>
          <w:rFonts w:cs="Arial" w:hint="eastAsia"/>
          <w:szCs w:val="28"/>
        </w:rPr>
        <w:t xml:space="preserve">The daily </w:t>
      </w:r>
      <w:r w:rsidR="00056389">
        <w:rPr>
          <w:rFonts w:cs="Arial"/>
          <w:szCs w:val="28"/>
        </w:rPr>
        <w:t xml:space="preserve">precipitation </w:t>
      </w:r>
      <w:r w:rsidR="00056389">
        <w:rPr>
          <w:rFonts w:cs="Arial" w:hint="eastAsia"/>
          <w:szCs w:val="28"/>
        </w:rPr>
        <w:t xml:space="preserve">patterns also fluctuated over the three study years, with </w:t>
      </w:r>
      <w:del w:id="184" w:author="CK NTU" w:date="2022-02-14T17:04:00Z">
        <w:r w:rsidR="00056389" w:rsidDel="00971D96">
          <w:rPr>
            <w:rFonts w:cs="Arial" w:hint="eastAsia"/>
            <w:szCs w:val="28"/>
          </w:rPr>
          <w:delText xml:space="preserve">frequent </w:delText>
        </w:r>
      </w:del>
      <w:ins w:id="185" w:author="CK NTU" w:date="2022-02-14T17:04:00Z">
        <w:r w:rsidR="00971D96">
          <w:rPr>
            <w:rFonts w:cs="Arial"/>
            <w:szCs w:val="28"/>
          </w:rPr>
          <w:t>multiple</w:t>
        </w:r>
        <w:r w:rsidR="00971D96">
          <w:rPr>
            <w:rFonts w:cs="Arial" w:hint="eastAsia"/>
            <w:szCs w:val="28"/>
          </w:rPr>
          <w:t xml:space="preserve"> </w:t>
        </w:r>
      </w:ins>
      <w:r w:rsidR="00056389">
        <w:rPr>
          <w:rFonts w:cs="Arial"/>
          <w:szCs w:val="28"/>
        </w:rPr>
        <w:t>high precipitation events in 2017</w:t>
      </w:r>
      <w:r w:rsidR="00056389">
        <w:rPr>
          <w:rFonts w:cs="Arial" w:hint="eastAsia"/>
          <w:szCs w:val="28"/>
        </w:rPr>
        <w:t xml:space="preserve">, overall low precipitation in </w:t>
      </w:r>
      <w:r w:rsidR="00056389">
        <w:rPr>
          <w:rFonts w:cs="Arial"/>
          <w:szCs w:val="28"/>
        </w:rPr>
        <w:t>2018</w:t>
      </w:r>
      <w:r w:rsidR="00056389">
        <w:rPr>
          <w:rFonts w:cs="Arial" w:hint="eastAsia"/>
          <w:szCs w:val="28"/>
        </w:rPr>
        <w:t xml:space="preserve">, and relatively even </w:t>
      </w:r>
      <w:r w:rsidR="00056389">
        <w:rPr>
          <w:rFonts w:cs="Arial"/>
          <w:szCs w:val="28"/>
        </w:rPr>
        <w:t>precipitation</w:t>
      </w:r>
      <w:r w:rsidR="00056389">
        <w:rPr>
          <w:rFonts w:cs="Arial" w:hint="eastAsia"/>
          <w:szCs w:val="28"/>
        </w:rPr>
        <w:t xml:space="preserve"> in 2019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2b</w:t>
      </w:r>
      <w:r w:rsidR="00056389">
        <w:rPr>
          <w:rFonts w:cs="Arial"/>
          <w:szCs w:val="28"/>
        </w:rPr>
        <w:t>).</w:t>
      </w:r>
      <w:r w:rsidR="00056389">
        <w:rPr>
          <w:rFonts w:cs="Arial" w:hint="eastAsia"/>
          <w:szCs w:val="28"/>
        </w:rPr>
        <w:t xml:space="preserve"> </w:t>
      </w:r>
      <w:ins w:id="186" w:author="CK NTU" w:date="2022-02-14T17:06:00Z">
        <w:r w:rsidR="00971D96">
          <w:rPr>
            <w:rFonts w:cs="Arial"/>
            <w:szCs w:val="28"/>
          </w:rPr>
          <w:t xml:space="preserve">Regarding the biotic </w:t>
        </w:r>
        <w:r w:rsidR="00971D96">
          <w:rPr>
            <w:rFonts w:cs="Arial"/>
            <w:szCs w:val="28"/>
          </w:rPr>
          <w:t>factors,</w:t>
        </w:r>
        <w:r w:rsidR="00971D96">
          <w:rPr>
            <w:rFonts w:cs="Arial"/>
            <w:szCs w:val="28"/>
          </w:rPr>
          <w:t xml:space="preserve"> </w:t>
        </w:r>
      </w:ins>
      <w:del w:id="187" w:author="CK NTU" w:date="2022-02-14T17:08:00Z">
        <w:r w:rsidR="00056389" w:rsidDel="00157D73">
          <w:rPr>
            <w:rFonts w:cs="Arial" w:hint="eastAsia"/>
            <w:szCs w:val="28"/>
          </w:rPr>
          <w:delText xml:space="preserve">Additionally, </w:delText>
        </w:r>
      </w:del>
      <w:r w:rsidR="00056389">
        <w:rPr>
          <w:rFonts w:cs="Arial" w:hint="eastAsia"/>
          <w:szCs w:val="28"/>
        </w:rPr>
        <w:t>the compositions of rice herbivores at the flowering and ripening stage differed substantially among the three years, in particular the two most dominant groups</w:t>
      </w:r>
      <w:ins w:id="188" w:author="CK NTU" w:date="2022-02-14T17:11:00Z">
        <w:r w:rsidR="00157D73">
          <w:rPr>
            <w:rFonts w:cs="Arial"/>
            <w:szCs w:val="28"/>
          </w:rPr>
          <w:t>:</w:t>
        </w:r>
      </w:ins>
      <w:r w:rsidR="00056389">
        <w:rPr>
          <w:rFonts w:cs="Arial" w:hint="eastAsia"/>
          <w:szCs w:val="28"/>
        </w:rPr>
        <w:t xml:space="preserve"> leafhoppers (</w:t>
      </w:r>
      <w:r w:rsidR="00056389">
        <w:rPr>
          <w:rFonts w:cs="Arial"/>
          <w:szCs w:val="28"/>
        </w:rPr>
        <w:t>Cicadellidae/</w:t>
      </w:r>
      <w:r w:rsidR="00056389">
        <w:rPr>
          <w:rFonts w:cs="Arial"/>
          <w:i/>
          <w:szCs w:val="28"/>
        </w:rPr>
        <w:t>Nephotettix</w:t>
      </w:r>
      <w:r w:rsidR="00056389">
        <w:rPr>
          <w:rFonts w:cs="Arial" w:hint="eastAsia"/>
          <w:szCs w:val="28"/>
        </w:rPr>
        <w:t>) and planthoppers (</w:t>
      </w:r>
      <w:r w:rsidR="00056389">
        <w:rPr>
          <w:rFonts w:cs="Arial"/>
          <w:szCs w:val="28"/>
        </w:rPr>
        <w:t>Delphacidae/</w:t>
      </w:r>
      <w:r w:rsidR="00056389">
        <w:rPr>
          <w:rFonts w:cs="Arial"/>
          <w:i/>
          <w:szCs w:val="28"/>
        </w:rPr>
        <w:t>Nilaparvata</w:t>
      </w:r>
      <w:r w:rsidR="00056389">
        <w:rPr>
          <w:rFonts w:cs="Arial" w:hint="eastAsia"/>
          <w:szCs w:val="28"/>
        </w:rPr>
        <w:t xml:space="preserve">) </w:t>
      </w:r>
      <w:r w:rsidR="00056389">
        <w:rPr>
          <w:rFonts w:cs="Arial"/>
          <w:szCs w:val="28"/>
        </w:rPr>
        <w:t>(Appendix S1: Table S3</w:t>
      </w:r>
      <w:r w:rsidR="00056389">
        <w:rPr>
          <w:rFonts w:cs="Arial" w:hint="eastAsia"/>
          <w:szCs w:val="28"/>
        </w:rPr>
        <w:t xml:space="preserve">). Although </w:t>
      </w:r>
      <w:ins w:id="189" w:author="CK NTU" w:date="2022-02-14T17:24:00Z">
        <w:r w:rsidR="00CD5AF4">
          <w:rPr>
            <w:rFonts w:cs="Arial"/>
            <w:szCs w:val="28"/>
          </w:rPr>
          <w:t xml:space="preserve">abiotic and biotic factors varied </w:t>
        </w:r>
      </w:ins>
      <w:ins w:id="190" w:author="CK NTU" w:date="2022-02-14T17:25:00Z">
        <w:r w:rsidR="00CD5AF4">
          <w:rPr>
            <w:rFonts w:cs="Arial"/>
            <w:szCs w:val="28"/>
          </w:rPr>
          <w:t>substantially</w:t>
        </w:r>
      </w:ins>
      <w:ins w:id="191" w:author="CK NTU" w:date="2022-02-14T17:26:00Z">
        <w:r w:rsidR="00CD5AF4">
          <w:rPr>
            <w:rFonts w:cs="Arial"/>
            <w:szCs w:val="28"/>
          </w:rPr>
          <w:t xml:space="preserve"> over years</w:t>
        </w:r>
      </w:ins>
      <w:ins w:id="192" w:author="CK NTU" w:date="2022-02-14T17:25:00Z">
        <w:r w:rsidR="00CD5AF4">
          <w:rPr>
            <w:rFonts w:cs="Arial"/>
            <w:szCs w:val="28"/>
          </w:rPr>
          <w:t xml:space="preserve"> </w:t>
        </w:r>
      </w:ins>
      <w:ins w:id="193" w:author="CK NTU" w:date="2022-02-14T17:26:00Z">
        <w:r w:rsidR="00CD5AF4">
          <w:rPr>
            <w:rFonts w:cs="Arial"/>
            <w:szCs w:val="28"/>
          </w:rPr>
          <w:t xml:space="preserve">in our study, </w:t>
        </w:r>
      </w:ins>
      <w:ins w:id="194" w:author="CK NTU" w:date="2022-02-14T17:27:00Z">
        <w:r w:rsidR="00675F1E">
          <w:rPr>
            <w:rFonts w:cs="Arial"/>
            <w:szCs w:val="28"/>
          </w:rPr>
          <w:t xml:space="preserve">pest consumption by GAPs </w:t>
        </w:r>
      </w:ins>
      <w:ins w:id="195" w:author="CK NTU" w:date="2022-02-14T17:28:00Z">
        <w:r w:rsidR="00675F1E">
          <w:rPr>
            <w:rFonts w:cs="Arial"/>
            <w:szCs w:val="28"/>
          </w:rPr>
          <w:t xml:space="preserve">generally </w:t>
        </w:r>
      </w:ins>
      <w:ins w:id="196" w:author="CK NTU" w:date="2022-02-14T17:27:00Z">
        <w:r w:rsidR="00675F1E">
          <w:rPr>
            <w:rFonts w:cs="Arial"/>
            <w:szCs w:val="28"/>
          </w:rPr>
          <w:t xml:space="preserve">remained stable, different from </w:t>
        </w:r>
      </w:ins>
      <w:ins w:id="197" w:author="CK NTU" w:date="2022-02-14T17:29:00Z">
        <w:r w:rsidR="00675F1E">
          <w:rPr>
            <w:rFonts w:cs="Arial"/>
            <w:szCs w:val="28"/>
          </w:rPr>
          <w:t xml:space="preserve">studies where </w:t>
        </w:r>
      </w:ins>
      <w:ins w:id="198" w:author="CK NTU" w:date="2022-02-14T17:30:00Z">
        <w:r w:rsidR="00675F1E">
          <w:rPr>
            <w:rFonts w:cs="Arial"/>
            <w:szCs w:val="28"/>
          </w:rPr>
          <w:t xml:space="preserve">pest </w:t>
        </w:r>
      </w:ins>
      <w:ins w:id="199" w:author="CK NTU" w:date="2022-02-14T17:31:00Z">
        <w:r w:rsidR="00675F1E">
          <w:rPr>
            <w:rFonts w:cs="Arial"/>
            <w:szCs w:val="28"/>
          </w:rPr>
          <w:t xml:space="preserve">consumption by </w:t>
        </w:r>
      </w:ins>
      <w:ins w:id="200" w:author="CK NTU" w:date="2022-02-14T17:29:00Z">
        <w:r w:rsidR="00675F1E">
          <w:rPr>
            <w:rFonts w:cs="Arial"/>
            <w:szCs w:val="28"/>
          </w:rPr>
          <w:t xml:space="preserve">GAPs </w:t>
        </w:r>
      </w:ins>
      <w:ins w:id="201" w:author="CK NTU" w:date="2022-02-14T17:31:00Z">
        <w:r w:rsidR="00675F1E">
          <w:rPr>
            <w:rFonts w:cs="Arial"/>
            <w:szCs w:val="28"/>
          </w:rPr>
          <w:t>was greatly influenced by abiotic or biotic factors</w:t>
        </w:r>
      </w:ins>
      <w:ins w:id="202" w:author="CK NTU" w:date="2022-02-14T17:26:00Z">
        <w:r w:rsidR="00CD5AF4">
          <w:rPr>
            <w:rFonts w:cs="Arial"/>
            <w:szCs w:val="28"/>
          </w:rPr>
          <w:t xml:space="preserve"> </w:t>
        </w:r>
      </w:ins>
      <w:del w:id="203" w:author="CK NTU" w:date="2022-02-14T17:31:00Z">
        <w:r w:rsidR="00056389" w:rsidDel="00675F1E">
          <w:rPr>
            <w:rFonts w:cs="Arial" w:hint="eastAsia"/>
            <w:szCs w:val="28"/>
          </w:rPr>
          <w:delText xml:space="preserve">the foraging behavior of generalist predators </w:delText>
        </w:r>
        <w:r w:rsidR="00056389" w:rsidDel="00675F1E">
          <w:rPr>
            <w:rFonts w:cs="Arial"/>
            <w:szCs w:val="28"/>
          </w:rPr>
          <w:delText>could</w:delText>
        </w:r>
        <w:r w:rsidR="00056389" w:rsidDel="00675F1E">
          <w:rPr>
            <w:rFonts w:cs="Arial" w:hint="eastAsia"/>
            <w:szCs w:val="28"/>
          </w:rPr>
          <w:delText xml:space="preserve"> </w:delText>
        </w:r>
        <w:r w:rsidR="00056389" w:rsidDel="00675F1E">
          <w:rPr>
            <w:rFonts w:cs="Arial"/>
            <w:szCs w:val="28"/>
          </w:rPr>
          <w:delText>be</w:delText>
        </w:r>
        <w:r w:rsidR="00056389" w:rsidDel="00675F1E">
          <w:rPr>
            <w:rFonts w:cs="Arial" w:hint="eastAsia"/>
            <w:szCs w:val="28"/>
          </w:rPr>
          <w:delText xml:space="preserve"> largely</w:delText>
        </w:r>
        <w:r w:rsidR="00056389" w:rsidDel="00675F1E">
          <w:rPr>
            <w:rFonts w:cs="Arial"/>
            <w:szCs w:val="28"/>
          </w:rPr>
          <w:delText xml:space="preserve"> influenced by</w:delText>
        </w:r>
        <w:r w:rsidR="00056389" w:rsidDel="00675F1E">
          <w:rPr>
            <w:rFonts w:cs="Arial" w:hint="eastAsia"/>
            <w:szCs w:val="28"/>
          </w:rPr>
          <w:delText xml:space="preserve"> various</w:delText>
        </w:r>
        <w:r w:rsidR="00056389" w:rsidDel="00675F1E">
          <w:rPr>
            <w:rFonts w:cs="Arial"/>
            <w:szCs w:val="28"/>
          </w:rPr>
          <w:delText xml:space="preserve"> </w:delText>
        </w:r>
        <w:r w:rsidR="00056389" w:rsidDel="00675F1E">
          <w:rPr>
            <w:rFonts w:cs="Arial" w:hint="eastAsia"/>
            <w:szCs w:val="28"/>
          </w:rPr>
          <w:delText>abiotic and biotic</w:delText>
        </w:r>
        <w:r w:rsidR="00056389" w:rsidDel="00675F1E">
          <w:rPr>
            <w:rFonts w:cs="Arial"/>
            <w:szCs w:val="28"/>
          </w:rPr>
          <w:delText xml:space="preserve"> factors </w:delText>
        </w:r>
      </w:del>
      <w:r w:rsidR="000600B7">
        <w:rPr>
          <w:rFonts w:cs="Arial"/>
          <w:szCs w:val="28"/>
        </w:rPr>
        <w:fldChar w:fldCharType="begin"/>
      </w:r>
      <w:r w:rsidR="00056389">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0600B7">
        <w:rPr>
          <w:rFonts w:cs="Arial"/>
          <w:szCs w:val="28"/>
        </w:rPr>
        <w:fldChar w:fldCharType="separate"/>
      </w:r>
      <w:r w:rsidR="00056389">
        <w:rPr>
          <w:rFonts w:cs="Arial"/>
          <w:szCs w:val="28"/>
        </w:rPr>
        <w:t>(Whitney et al. 2018, Eitzinger et al. 2021)</w:t>
      </w:r>
      <w:r w:rsidR="000600B7">
        <w:rPr>
          <w:rFonts w:cs="Arial"/>
          <w:szCs w:val="28"/>
        </w:rPr>
        <w:fldChar w:fldCharType="end"/>
      </w:r>
      <w:del w:id="204" w:author="CK NTU" w:date="2022-02-14T17:32:00Z">
        <w:r w:rsidR="00056389" w:rsidDel="007E777F">
          <w:rPr>
            <w:rFonts w:cs="Arial" w:hint="eastAsia"/>
            <w:szCs w:val="28"/>
          </w:rPr>
          <w:delText>, our results suggest that their</w:delText>
        </w:r>
        <w:r w:rsidR="00056389" w:rsidDel="007E777F">
          <w:rPr>
            <w:rFonts w:cs="Arial"/>
            <w:szCs w:val="28"/>
          </w:rPr>
          <w:delText xml:space="preserve"> feeding habits </w:delText>
        </w:r>
        <w:r w:rsidR="00056389" w:rsidDel="007E777F">
          <w:rPr>
            <w:rFonts w:cs="Arial" w:hint="eastAsia"/>
            <w:szCs w:val="28"/>
          </w:rPr>
          <w:delText>might</w:delText>
        </w:r>
        <w:r w:rsidR="00056389" w:rsidDel="007E777F">
          <w:rPr>
            <w:rFonts w:cs="Arial"/>
            <w:szCs w:val="28"/>
          </w:rPr>
          <w:delText xml:space="preserve"> not be as variable and unpredictable as previously thought</w:delText>
        </w:r>
      </w:del>
      <w:r w:rsidR="00056389">
        <w:rPr>
          <w:rFonts w:cs="Arial" w:hint="eastAsia"/>
          <w:szCs w:val="28"/>
        </w:rPr>
        <w:t>.</w:t>
      </w:r>
      <w:r w:rsidR="00056389">
        <w:rPr>
          <w:rFonts w:cs="Arial"/>
          <w:szCs w:val="28"/>
        </w:rPr>
        <w:t xml:space="preserve"> </w:t>
      </w:r>
      <w:ins w:id="205" w:author="CK NTU" w:date="2022-02-14T17:35:00Z">
        <w:r w:rsidR="00AB4D6A">
          <w:rPr>
            <w:rFonts w:cs="Arial"/>
            <w:szCs w:val="28"/>
          </w:rPr>
          <w:t>Our finding</w:t>
        </w:r>
      </w:ins>
      <w:ins w:id="206" w:author="CK NTU" w:date="2022-02-14T17:41:00Z">
        <w:r w:rsidR="005E3B8F">
          <w:rPr>
            <w:rFonts w:cs="Arial"/>
            <w:szCs w:val="28"/>
          </w:rPr>
          <w:t xml:space="preserve"> of this </w:t>
        </w:r>
      </w:ins>
      <w:del w:id="207" w:author="CK NTU" w:date="2022-02-14T17:41:00Z">
        <w:r w:rsidR="00056389" w:rsidDel="005E3B8F">
          <w:rPr>
            <w:rFonts w:cs="Arial" w:hint="eastAsia"/>
            <w:szCs w:val="28"/>
          </w:rPr>
          <w:delText xml:space="preserve">Such </w:delText>
        </w:r>
      </w:del>
      <w:r w:rsidR="00056389">
        <w:rPr>
          <w:rFonts w:cs="Arial" w:hint="eastAsia"/>
          <w:szCs w:val="28"/>
        </w:rPr>
        <w:t xml:space="preserve">consistency in </w:t>
      </w:r>
      <w:ins w:id="208" w:author="CK NTU" w:date="2022-02-14T17:42:00Z">
        <w:r w:rsidR="005E3B8F">
          <w:rPr>
            <w:rFonts w:cs="Arial"/>
            <w:szCs w:val="28"/>
          </w:rPr>
          <w:t xml:space="preserve">GAPs’ functional role </w:t>
        </w:r>
      </w:ins>
      <w:ins w:id="209" w:author="CK NTU" w:date="2022-02-14T19:30:00Z">
        <w:r w:rsidR="00167893">
          <w:rPr>
            <w:rFonts w:cs="Arial"/>
            <w:szCs w:val="28"/>
          </w:rPr>
          <w:t>suggests GAPs as</w:t>
        </w:r>
      </w:ins>
      <w:ins w:id="210" w:author="CK NTU" w:date="2022-02-14T17:43:00Z">
        <w:r w:rsidR="005E3B8F">
          <w:rPr>
            <w:rFonts w:cs="Arial"/>
            <w:szCs w:val="28"/>
          </w:rPr>
          <w:t xml:space="preserve"> </w:t>
        </w:r>
      </w:ins>
      <w:del w:id="211" w:author="CK NTU" w:date="2022-02-14T17:43:00Z">
        <w:r w:rsidR="00056389" w:rsidDel="005E3B8F">
          <w:rPr>
            <w:rFonts w:cs="Arial"/>
            <w:szCs w:val="28"/>
          </w:rPr>
          <w:delText xml:space="preserve">generalist predators’ </w:delText>
        </w:r>
        <w:r w:rsidR="00056389" w:rsidDel="005E3B8F">
          <w:rPr>
            <w:rFonts w:cs="Arial" w:hint="eastAsia"/>
            <w:szCs w:val="28"/>
          </w:rPr>
          <w:delText xml:space="preserve">dietary patterns across years </w:delText>
        </w:r>
        <w:r w:rsidR="00056389" w:rsidDel="005E3B8F">
          <w:rPr>
            <w:rFonts w:cs="Arial"/>
            <w:szCs w:val="28"/>
          </w:rPr>
          <w:delText>hints</w:delText>
        </w:r>
        <w:r w:rsidR="00056389" w:rsidDel="005E3B8F">
          <w:rPr>
            <w:rFonts w:cs="Arial" w:hint="eastAsia"/>
            <w:szCs w:val="28"/>
          </w:rPr>
          <w:delText xml:space="preserve"> </w:delText>
        </w:r>
        <w:r w:rsidR="00056389" w:rsidDel="005E3B8F">
          <w:rPr>
            <w:rFonts w:cs="Arial"/>
            <w:szCs w:val="28"/>
          </w:rPr>
          <w:delText xml:space="preserve">at their stable and reliable top-down </w:delText>
        </w:r>
        <w:r w:rsidR="00056389" w:rsidDel="005E3B8F">
          <w:rPr>
            <w:rFonts w:cs="Arial" w:hint="eastAsia"/>
            <w:szCs w:val="28"/>
          </w:rPr>
          <w:delText>effects</w:delText>
        </w:r>
        <w:r w:rsidR="00056389" w:rsidDel="005E3B8F">
          <w:rPr>
            <w:rFonts w:cs="Arial"/>
            <w:szCs w:val="28"/>
          </w:rPr>
          <w:delText xml:space="preserve"> on pest herbivores</w:delText>
        </w:r>
        <w:r w:rsidR="00056389" w:rsidDel="005E3B8F">
          <w:rPr>
            <w:rFonts w:cs="Arial" w:hint="eastAsia"/>
            <w:szCs w:val="28"/>
          </w:rPr>
          <w:delText>, offer</w:delText>
        </w:r>
        <w:r w:rsidR="00056389" w:rsidDel="005E3B8F">
          <w:rPr>
            <w:rFonts w:cs="Arial"/>
            <w:szCs w:val="28"/>
          </w:rPr>
          <w:delText>ing</w:delText>
        </w:r>
        <w:r w:rsidR="00056389" w:rsidDel="005E3B8F">
          <w:rPr>
            <w:rFonts w:cs="Arial" w:hint="eastAsia"/>
            <w:szCs w:val="28"/>
          </w:rPr>
          <w:delText xml:space="preserve"> </w:delText>
        </w:r>
      </w:del>
      <w:r w:rsidR="00056389">
        <w:rPr>
          <w:rFonts w:cs="Arial" w:hint="eastAsia"/>
          <w:szCs w:val="28"/>
        </w:rPr>
        <w:t xml:space="preserve">a </w:t>
      </w:r>
      <w:r w:rsidR="00056389">
        <w:rPr>
          <w:rFonts w:cs="Arial"/>
          <w:szCs w:val="28"/>
        </w:rPr>
        <w:t>promising</w:t>
      </w:r>
      <w:r w:rsidR="00056389">
        <w:rPr>
          <w:rFonts w:cs="Arial" w:hint="eastAsia"/>
          <w:szCs w:val="28"/>
        </w:rPr>
        <w:t xml:space="preserve"> </w:t>
      </w:r>
      <w:del w:id="212" w:author="CK NTU" w:date="2022-02-14T17:45:00Z">
        <w:r w:rsidR="00056389" w:rsidDel="005E3B8F">
          <w:rPr>
            <w:rFonts w:cs="Arial" w:hint="eastAsia"/>
            <w:szCs w:val="28"/>
          </w:rPr>
          <w:delText xml:space="preserve">opportunity </w:delText>
        </w:r>
      </w:del>
      <w:ins w:id="213" w:author="CK NTU" w:date="2022-02-14T17:45:00Z">
        <w:r w:rsidR="005E3B8F">
          <w:rPr>
            <w:rFonts w:cs="Arial"/>
            <w:szCs w:val="28"/>
          </w:rPr>
          <w:t>tool</w:t>
        </w:r>
        <w:r w:rsidR="005E3B8F">
          <w:rPr>
            <w:rFonts w:cs="Arial" w:hint="eastAsia"/>
            <w:szCs w:val="28"/>
          </w:rPr>
          <w:t xml:space="preserve"> </w:t>
        </w:r>
        <w:r w:rsidR="005E3B8F">
          <w:rPr>
            <w:rFonts w:cs="Arial"/>
            <w:szCs w:val="28"/>
          </w:rPr>
          <w:t xml:space="preserve">agricultural </w:t>
        </w:r>
      </w:ins>
      <w:del w:id="214" w:author="CK NTU" w:date="2022-02-14T17:45:00Z">
        <w:r w:rsidR="00056389" w:rsidDel="005E3B8F">
          <w:rPr>
            <w:rFonts w:cs="Arial" w:hint="eastAsia"/>
            <w:szCs w:val="28"/>
          </w:rPr>
          <w:delText xml:space="preserve">for </w:delText>
        </w:r>
      </w:del>
      <w:r w:rsidR="00056389">
        <w:rPr>
          <w:rFonts w:cs="Arial"/>
          <w:szCs w:val="28"/>
        </w:rPr>
        <w:t>practitioner</w:t>
      </w:r>
      <w:r w:rsidR="00056389">
        <w:rPr>
          <w:rFonts w:cs="Arial" w:hint="eastAsia"/>
          <w:szCs w:val="28"/>
        </w:rPr>
        <w:t xml:space="preserve">s </w:t>
      </w:r>
      <w:bookmarkStart w:id="215" w:name="_GoBack"/>
      <w:bookmarkEnd w:id="215"/>
      <w:ins w:id="216" w:author="CK NTU" w:date="2022-02-14T17:46:00Z">
        <w:r w:rsidR="005E3B8F">
          <w:rPr>
            <w:rFonts w:cs="Arial"/>
            <w:szCs w:val="28"/>
          </w:rPr>
          <w:t xml:space="preserve">can apply </w:t>
        </w:r>
      </w:ins>
      <w:del w:id="217" w:author="CK NTU" w:date="2022-02-14T17:46:00Z">
        <w:r w:rsidR="00056389" w:rsidDel="005E3B8F">
          <w:rPr>
            <w:rFonts w:cs="Arial" w:hint="eastAsia"/>
            <w:szCs w:val="28"/>
          </w:rPr>
          <w:delText xml:space="preserve">to incorporate </w:delText>
        </w:r>
        <w:r w:rsidR="00056389" w:rsidDel="005E3B8F">
          <w:rPr>
            <w:rFonts w:cs="Arial"/>
            <w:szCs w:val="28"/>
          </w:rPr>
          <w:delText>these</w:delText>
        </w:r>
        <w:r w:rsidR="00056389" w:rsidDel="005E3B8F">
          <w:rPr>
            <w:rFonts w:cs="Arial" w:hint="eastAsia"/>
            <w:szCs w:val="28"/>
          </w:rPr>
          <w:delText xml:space="preserve"> predators as biocontrol agents in</w:delText>
        </w:r>
      </w:del>
      <w:ins w:id="218" w:author="CK NTU" w:date="2022-02-14T17:46:00Z">
        <w:r w:rsidR="005E3B8F">
          <w:rPr>
            <w:rFonts w:cs="Arial"/>
            <w:szCs w:val="28"/>
          </w:rPr>
          <w:t xml:space="preserve">to manage </w:t>
        </w:r>
      </w:ins>
      <w:r w:rsidR="00056389">
        <w:rPr>
          <w:rFonts w:cs="Arial" w:hint="eastAsia"/>
          <w:szCs w:val="28"/>
        </w:rPr>
        <w:t xml:space="preserve"> pest </w:t>
      </w:r>
      <w:del w:id="219" w:author="CK NTU" w:date="2022-02-14T17:46:00Z">
        <w:r w:rsidR="00056389" w:rsidDel="005E3B8F">
          <w:rPr>
            <w:rFonts w:cs="Arial" w:hint="eastAsia"/>
            <w:szCs w:val="28"/>
          </w:rPr>
          <w:delText>management programs.</w:delText>
        </w:r>
      </w:del>
      <w:ins w:id="220" w:author="CK NTU" w:date="2022-02-14T17:46:00Z">
        <w:r w:rsidR="005E3B8F">
          <w:rPr>
            <w:rFonts w:cs="Arial"/>
            <w:szCs w:val="28"/>
          </w:rPr>
          <w:t>populations.</w:t>
        </w:r>
      </w:ins>
    </w:p>
    <w:p w14:paraId="7F6735EE" w14:textId="77777777" w:rsidR="000600B7" w:rsidRDefault="00056389">
      <w:pPr>
        <w:rPr>
          <w:rFonts w:cs="Arial"/>
          <w:szCs w:val="28"/>
        </w:rPr>
      </w:pPr>
      <w:r>
        <w:rPr>
          <w:rFonts w:cs="Arial" w:hint="eastAsia"/>
          <w:szCs w:val="28"/>
        </w:rPr>
        <w:tab/>
      </w:r>
    </w:p>
    <w:p w14:paraId="358CE705" w14:textId="77777777" w:rsidR="000600B7" w:rsidRDefault="00056389">
      <w:pPr>
        <w:jc w:val="center"/>
        <w:rPr>
          <w:rFonts w:cs="Arial"/>
          <w:i/>
          <w:szCs w:val="28"/>
        </w:rPr>
      </w:pPr>
      <w:r>
        <w:rPr>
          <w:rFonts w:cs="Arial"/>
          <w:i/>
          <w:szCs w:val="28"/>
        </w:rPr>
        <w:t>Factors associated with pest consumption by predators</w:t>
      </w:r>
    </w:p>
    <w:p w14:paraId="79877285" w14:textId="77777777" w:rsidR="000600B7" w:rsidRDefault="00056389">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14:paraId="5C415200" w14:textId="77777777" w:rsidR="000600B7" w:rsidRDefault="00056389">
      <w:pPr>
        <w:ind w:firstLine="720"/>
        <w:rPr>
          <w:rFonts w:cs="Arial"/>
          <w:szCs w:val="28"/>
        </w:rPr>
      </w:pPr>
      <w:r>
        <w:rPr>
          <w:rFonts w:cs="Arial" w:hint="eastAsia"/>
          <w:szCs w:val="28"/>
        </w:rPr>
        <w:lastRenderedPageBreak/>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Previous studies have shown that organic farming generally promotes arthropod diversity in the farms </w:t>
      </w:r>
      <w:r w:rsidR="000600B7">
        <w:rPr>
          <w:rFonts w:cs="Arial"/>
          <w:szCs w:val="28"/>
        </w:rPr>
        <w:fldChar w:fldCharType="begin"/>
      </w:r>
      <w:r>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Pr>
          <w:rFonts w:ascii="Cambria Math" w:hAnsi="Cambria Math" w:cs="Cambria Math"/>
          <w:szCs w:val="28"/>
        </w:rPr>
        <w:instrText>‐</w:instrText>
      </w:r>
      <w:r>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Pr>
          <w:rFonts w:ascii="Cambria Math" w:hAnsi="Cambria Math" w:cs="Cambria Math"/>
          <w:szCs w:val="28"/>
        </w:rPr>
        <w:instrText>‐</w:instrText>
      </w:r>
      <w:r>
        <w:rPr>
          <w:rFonts w:cs="Arial"/>
          <w:szCs w:val="28"/>
        </w:rPr>
        <w:instrText>CHRISTIN&lt;/author&gt;&lt;/authors&gt;&lt;/contributors&gt;&lt;titles&gt;&lt;title&gt;The effects of organic agriculture on biodiversity and abundance: a meta</w:instrText>
      </w:r>
      <w:r>
        <w:rPr>
          <w:rFonts w:ascii="Cambria Math" w:hAnsi="Cambria Math" w:cs="Cambria Math"/>
          <w:szCs w:val="28"/>
        </w:rPr>
        <w:instrText>‐</w:instrText>
      </w:r>
      <w:r>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0600B7">
        <w:rPr>
          <w:rFonts w:cs="Arial"/>
          <w:szCs w:val="28"/>
        </w:rPr>
        <w:fldChar w:fldCharType="separate"/>
      </w:r>
      <w:r>
        <w:rPr>
          <w:rFonts w:cs="Arial"/>
          <w:szCs w:val="28"/>
        </w:rPr>
        <w:t>(Bengtsson et al. 2005, Lichtenberg et al. 2017)</w:t>
      </w:r>
      <w:r w:rsidR="000600B7">
        <w:rPr>
          <w:rFonts w:cs="Arial"/>
          <w:szCs w:val="28"/>
        </w:rPr>
        <w:fldChar w:fldCharType="end"/>
      </w:r>
      <w:r>
        <w:rPr>
          <w:rFonts w:cs="Arial"/>
          <w:szCs w:val="28"/>
        </w:rPr>
        <w:t xml:space="preserve">. Such increase in prey availability may distract predators from feeding on target species and thus result in lower consumption of pests </w:t>
      </w:r>
      <w:r w:rsidR="000600B7">
        <w:rPr>
          <w:rFonts w:cs="Arial"/>
          <w:szCs w:val="28"/>
        </w:rPr>
        <w:fldChar w:fldCharType="begin"/>
      </w:r>
      <w:r>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0600B7">
        <w:rPr>
          <w:rFonts w:cs="Arial"/>
          <w:szCs w:val="28"/>
        </w:rPr>
        <w:fldChar w:fldCharType="separate"/>
      </w:r>
      <w:r>
        <w:rPr>
          <w:rFonts w:cs="Arial"/>
          <w:szCs w:val="28"/>
        </w:rPr>
        <w:t>(Birkhofer et al. 2008b)</w:t>
      </w:r>
      <w:r w:rsidR="000600B7">
        <w:rPr>
          <w:rFonts w:cs="Arial"/>
          <w:szCs w:val="28"/>
        </w:rPr>
        <w:fldChar w:fldCharType="end"/>
      </w:r>
      <w:r>
        <w:rPr>
          <w:rFonts w:cs="Arial"/>
          <w:szCs w:val="28"/>
        </w:rPr>
        <w:t xml:space="preserve">. Another possibility is that conventional farming may cause higher pest densities </w:t>
      </w:r>
      <w:r w:rsidR="000600B7">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0600B7">
        <w:rPr>
          <w:rFonts w:cs="Arial"/>
          <w:szCs w:val="28"/>
        </w:rPr>
        <w:fldChar w:fldCharType="separate"/>
      </w:r>
      <w:r>
        <w:rPr>
          <w:rFonts w:cs="Arial"/>
          <w:szCs w:val="28"/>
        </w:rPr>
        <w:t>(Porcel et al. 2018)</w:t>
      </w:r>
      <w:r w:rsidR="000600B7">
        <w:rPr>
          <w:rFonts w:cs="Arial"/>
          <w:szCs w:val="28"/>
        </w:rPr>
        <w:fldChar w:fldCharType="end"/>
      </w:r>
      <w:r>
        <w:rPr>
          <w:rFonts w:cs="Arial"/>
          <w:szCs w:val="28"/>
        </w:rPr>
        <w:t xml:space="preserve">, thus increasing pest consumption in predators’ diet owning to higher encounter rates. This explanation is partly supported by the observed </w:t>
      </w:r>
      <w:commentRangeStart w:id="221"/>
      <w:r>
        <w:rPr>
          <w:rFonts w:cs="Arial"/>
          <w:szCs w:val="28"/>
        </w:rPr>
        <w:t xml:space="preserve">higher relative abundance of rice herbivores </w:t>
      </w:r>
      <w:commentRangeEnd w:id="221"/>
      <w:r>
        <w:rPr>
          <w:rStyle w:val="a5"/>
        </w:rPr>
        <w:commentReference w:id="221"/>
      </w:r>
      <w:r>
        <w:rPr>
          <w:rFonts w:cs="Arial"/>
          <w:szCs w:val="28"/>
        </w:rPr>
        <w:t>in conventional farms based on our sweep net samples in 2018 and 2019 (Fig. 3b</w:t>
      </w:r>
      <w:r>
        <w:rPr>
          <w:rFonts w:cs="Arial" w:hint="eastAsia"/>
          <w:szCs w:val="28"/>
        </w:rPr>
        <w:t>,</w:t>
      </w:r>
      <w:r>
        <w:rPr>
          <w:rFonts w:cs="Arial"/>
          <w:szCs w:val="28"/>
        </w:rPr>
        <w:t xml:space="preserve"> c). Our results highlight the high potential of using generalist arthropod predators as biocontrol agents in conventional farming systems. Further investigation in various agricultural systems is needed to test the generality of higher consumption of crop herbivores (pests) in the diet of predators, as well as the mechanisms underlying such patterns.</w:t>
      </w:r>
    </w:p>
    <w:p w14:paraId="50F3A33D" w14:textId="77777777"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14:paraId="2DCA41D0" w14:textId="77777777" w:rsidR="000600B7" w:rsidRDefault="00056389">
      <w:pPr>
        <w:ind w:firstLine="720"/>
        <w:rPr>
          <w:rFonts w:cs="Arial"/>
          <w:color w:val="0070C0"/>
          <w:szCs w:val="28"/>
        </w:rPr>
      </w:pPr>
      <w:r>
        <w:rPr>
          <w:rFonts w:cs="Arial"/>
          <w:szCs w:val="28"/>
        </w:rPr>
        <w:t xml:space="preserve">Pest consumption by predators increased from the tillering to the ripening stage (Fig. 2; Table 3), consistent with previous studies showing that predators consumed more pests in the diet over the crop season </w:t>
      </w:r>
      <w:r w:rsidR="000600B7">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0600B7">
        <w:rPr>
          <w:rFonts w:cs="Arial"/>
          <w:szCs w:val="28"/>
        </w:rPr>
        <w:fldChar w:fldCharType="separate"/>
      </w:r>
      <w:r>
        <w:rPr>
          <w:rFonts w:cs="Arial"/>
          <w:szCs w:val="28"/>
        </w:rPr>
        <w:t>(Roubinet et al. 2017, Hsu et al. 2021)</w:t>
      </w:r>
      <w:r w:rsidR="000600B7">
        <w:rPr>
          <w:rFonts w:cs="Arial"/>
          <w:szCs w:val="28"/>
        </w:rPr>
        <w:fldChar w:fldCharType="end"/>
      </w:r>
      <w:r>
        <w:rPr>
          <w:rFonts w:cs="Arial" w:hint="eastAsia"/>
          <w:szCs w:val="28"/>
        </w:rPr>
        <w:t>.</w:t>
      </w:r>
      <w:r>
        <w:rPr>
          <w:rFonts w:cs="Arial"/>
          <w:szCs w:val="28"/>
        </w:rPr>
        <w:t xml:space="preserve"> There were not many rice herbivores in our study farms at the early crop stage (Fig. 2). As a result, </w:t>
      </w:r>
      <w:r>
        <w:rPr>
          <w:rFonts w:cs="Arial"/>
          <w:szCs w:val="28"/>
        </w:rPr>
        <w:lastRenderedPageBreak/>
        <w:t>the proportion of these herbivores in predators’ diet was relatively low. Through the development of rice plants, rice herbivore populations rose and predominated at the ripening stage (Fig. 2), leading to high pest consumption by predators during this period. These findings suggest a higher biocontrol value of predators during later crop season, when the crop production is most vulnerable to pest damage. Therefore, farm management (e.g., chemical applications) that could potentially impact predator populations should be minimized during later season to maintain healthy populations of predators in the field.</w:t>
      </w:r>
    </w:p>
    <w:p w14:paraId="434B9C8F" w14:textId="77777777"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14:paraId="46C1E52D" w14:textId="77777777" w:rsidR="000600B7" w:rsidRDefault="00056389">
      <w:pPr>
        <w:rPr>
          <w:rFonts w:cs="Arial"/>
          <w:color w:val="0070C0"/>
          <w:szCs w:val="28"/>
        </w:rPr>
      </w:pPr>
      <w:r>
        <w:rPr>
          <w:rFonts w:cs="Arial" w:hint="eastAsia"/>
          <w:szCs w:val="28"/>
        </w:rPr>
        <w:tab/>
        <w:t xml:space="preserve">Habitat structure plays critical roles in governing the trophic dynamics of terrestrial arthropods </w:t>
      </w:r>
      <w:r w:rsidR="000600B7">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0600B7">
        <w:rPr>
          <w:rFonts w:cs="Arial"/>
          <w:szCs w:val="28"/>
        </w:rPr>
        <w:fldChar w:fldCharType="separate"/>
      </w:r>
      <w:r>
        <w:rPr>
          <w:rFonts w:cs="Arial"/>
          <w:szCs w:val="28"/>
        </w:rPr>
        <w:t>(Barbosa and Castellanos 2005)</w:t>
      </w:r>
      <w:r w:rsidR="000600B7">
        <w:rPr>
          <w:rFonts w:cs="Arial"/>
          <w:szCs w:val="28"/>
        </w:rPr>
        <w:fldChar w:fldCharType="end"/>
      </w:r>
      <w:r>
        <w:rPr>
          <w:rFonts w:cs="Arial" w:hint="eastAsia"/>
          <w:szCs w:val="28"/>
        </w:rPr>
        <w:t xml:space="preserve">. Higher vegetation complexity in the surrounding landscape could promote the abundance and diversity of natural enemies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as well as providing refuge from intra-guild predation</w:t>
      </w:r>
      <w:r>
        <w:rPr>
          <w:rFonts w:cs="Arial"/>
          <w:szCs w:val="28"/>
        </w:rPr>
        <w:t xml:space="preserve"> </w:t>
      </w:r>
      <w:r w:rsidR="000600B7">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0600B7">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(Langellotto and Denno 2004, Sanders et al. 2008, Diehl et al. 2013)</w:t>
      </w:r>
      <w:r w:rsidR="000600B7">
        <w:rPr>
          <w:rFonts w:cs="Arial"/>
          <w:szCs w:val="28"/>
        </w:rPr>
        <w:fldChar w:fldCharType="end"/>
      </w:r>
      <w:r>
        <w:rPr>
          <w:rFonts w:cs="Arial" w:hint="eastAsia"/>
          <w:szCs w:val="28"/>
        </w:rPr>
        <w:t xml:space="preserve">. </w:t>
      </w:r>
      <w:r>
        <w:rPr>
          <w:rFonts w:cs="Arial"/>
          <w:szCs w:val="28"/>
        </w:rPr>
        <w:t xml:space="preserve">However, </w:t>
      </w:r>
      <w:r>
        <w:rPr>
          <w:rFonts w:cs="Arial" w:hint="eastAsia"/>
          <w:szCs w:val="28"/>
        </w:rPr>
        <w:t xml:space="preserve">our results showed that </w:t>
      </w:r>
      <w:r>
        <w:rPr>
          <w:rFonts w:cs="Arial"/>
          <w:szCs w:val="28"/>
        </w:rPr>
        <w:t xml:space="preserve">pest consumption by predators was not </w:t>
      </w:r>
      <w:r>
        <w:rPr>
          <w:rFonts w:cs="Arial" w:hint="eastAsia"/>
          <w:szCs w:val="28"/>
        </w:rPr>
        <w:t>related to</w:t>
      </w:r>
      <w:r>
        <w:rPr>
          <w:rFonts w:cs="Arial"/>
          <w:szCs w:val="28"/>
        </w:rPr>
        <w:t xml:space="preserve"> the </w:t>
      </w:r>
      <w:r>
        <w:rPr>
          <w:rFonts w:cs="Arial" w:hint="eastAsia"/>
          <w:szCs w:val="28"/>
        </w:rPr>
        <w:t>vegetated area</w:t>
      </w:r>
      <w:r>
        <w:rPr>
          <w:rFonts w:cs="Arial"/>
          <w:szCs w:val="28"/>
        </w:rPr>
        <w:t xml:space="preserve"> </w:t>
      </w:r>
      <w:r>
        <w:rPr>
          <w:rFonts w:cs="Arial" w:hint="eastAsia"/>
          <w:szCs w:val="28"/>
        </w:rPr>
        <w:t xml:space="preserve">(percent forest </w:t>
      </w:r>
      <w:r>
        <w:rPr>
          <w:rFonts w:cs="Arial"/>
          <w:szCs w:val="28"/>
        </w:rPr>
        <w:t>cover</w:t>
      </w:r>
      <w:r>
        <w:rPr>
          <w:rFonts w:cs="Arial" w:hint="eastAsia"/>
          <w:szCs w:val="28"/>
        </w:rPr>
        <w:t>)</w:t>
      </w:r>
      <w:r>
        <w:rPr>
          <w:rFonts w:cs="Arial"/>
          <w:szCs w:val="28"/>
        </w:rPr>
        <w:t xml:space="preserve"> surrounding the farms</w:t>
      </w:r>
      <w:r>
        <w:rPr>
          <w:rFonts w:cs="Arial" w:hint="eastAsia"/>
          <w:szCs w:val="28"/>
        </w:rPr>
        <w:t xml:space="preserve">. In fact, a meta-analysis reveals no </w:t>
      </w:r>
      <w:r>
        <w:rPr>
          <w:rFonts w:cs="Arial"/>
          <w:szCs w:val="28"/>
        </w:rPr>
        <w:t xml:space="preserve">significant </w:t>
      </w:r>
      <w:r>
        <w:rPr>
          <w:rFonts w:cs="Arial" w:hint="eastAsia"/>
          <w:szCs w:val="28"/>
        </w:rPr>
        <w:t>changes in</w:t>
      </w:r>
      <w:r>
        <w:rPr>
          <w:rFonts w:cs="Arial"/>
          <w:szCs w:val="28"/>
        </w:rPr>
        <w:t xml:space="preserve"> </w:t>
      </w:r>
      <w:r>
        <w:rPr>
          <w:rFonts w:cs="Arial" w:hint="eastAsia"/>
          <w:szCs w:val="28"/>
        </w:rPr>
        <w:t>p</w:t>
      </w:r>
      <w:r>
        <w:rPr>
          <w:rFonts w:cs="Arial"/>
          <w:szCs w:val="28"/>
        </w:rPr>
        <w:t>otential prey</w:t>
      </w:r>
      <w:r>
        <w:rPr>
          <w:rFonts w:cs="Arial" w:hint="eastAsia"/>
          <w:szCs w:val="28"/>
        </w:rPr>
        <w:t xml:space="preserve"> (crop herbivore) density in agricultural fields</w:t>
      </w:r>
      <w:r>
        <w:rPr>
          <w:rFonts w:cs="Arial"/>
          <w:szCs w:val="28"/>
        </w:rPr>
        <w:t xml:space="preserve"> </w:t>
      </w:r>
      <w:r>
        <w:rPr>
          <w:rFonts w:cs="Arial" w:hint="eastAsia"/>
          <w:szCs w:val="28"/>
        </w:rPr>
        <w:t xml:space="preserve">in response to </w:t>
      </w:r>
      <w:r>
        <w:rPr>
          <w:rFonts w:cs="Arial"/>
          <w:szCs w:val="28"/>
        </w:rPr>
        <w:t xml:space="preserve">habitat complexity </w:t>
      </w:r>
      <w:r w:rsidR="000600B7">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0600B7">
        <w:rPr>
          <w:rFonts w:cs="Arial"/>
          <w:szCs w:val="28"/>
        </w:rPr>
        <w:fldChar w:fldCharType="separate"/>
      </w:r>
      <w:r>
        <w:rPr>
          <w:rFonts w:cs="Arial"/>
          <w:szCs w:val="28"/>
        </w:rPr>
        <w:t>(Langellotto and Denno 2004)</w:t>
      </w:r>
      <w:r w:rsidR="000600B7">
        <w:rPr>
          <w:rFonts w:cs="Arial"/>
          <w:szCs w:val="28"/>
        </w:rPr>
        <w:fldChar w:fldCharType="end"/>
      </w:r>
      <w:r>
        <w:rPr>
          <w:rFonts w:cs="Arial" w:hint="eastAsia"/>
          <w:szCs w:val="28"/>
        </w:rPr>
        <w:t>. Consequently, we speculate that the lack of vegetation effects in our study may be partly due to no difference in prey availability, which ultimately determines the diet compositions of generalist predators. Increasing surrounding vegetation complexity may benefit pest control through enhancing overall predator density and diversity but not per capita pest consumption by predator.</w:t>
      </w:r>
    </w:p>
    <w:p w14:paraId="1781D747" w14:textId="77777777" w:rsidR="000600B7" w:rsidRDefault="00056389">
      <w:pPr>
        <w:rPr>
          <w:rFonts w:cs="Arial"/>
          <w:color w:val="FF0000"/>
          <w:szCs w:val="28"/>
        </w:rPr>
      </w:pPr>
      <w:r>
        <w:rPr>
          <w:rFonts w:cs="Arial" w:hint="eastAsia"/>
          <w:color w:val="FF0000"/>
          <w:szCs w:val="28"/>
        </w:rPr>
        <w:lastRenderedPageBreak/>
        <w:tab/>
      </w:r>
      <w:r>
        <w:rPr>
          <w:rFonts w:cs="Arial"/>
          <w:color w:val="FF0000"/>
          <w:szCs w:val="28"/>
        </w:rPr>
        <w:t xml:space="preserve">4) No relationship between pest abundance and pest consumption &gt; value &gt; mechanism </w:t>
      </w:r>
    </w:p>
    <w:p w14:paraId="6B2C6FCB" w14:textId="77777777" w:rsidR="000600B7" w:rsidRDefault="00056389">
      <w:pPr>
        <w:rPr>
          <w:rFonts w:cs="Arial"/>
          <w:szCs w:val="28"/>
        </w:rPr>
      </w:pPr>
      <w:r>
        <w:rPr>
          <w:rFonts w:cs="Arial" w:hint="eastAsia"/>
          <w:szCs w:val="28"/>
        </w:rPr>
        <w:tab/>
        <w:t xml:space="preserve">Surprisingly, the beta regression model </w:t>
      </w:r>
      <w:r>
        <w:rPr>
          <w:rFonts w:cs="Arial"/>
          <w:szCs w:val="28"/>
        </w:rPr>
        <w:t>suggest</w:t>
      </w:r>
      <w:r>
        <w:rPr>
          <w:rFonts w:cs="Arial" w:hint="eastAsia"/>
          <w:szCs w:val="28"/>
        </w:rPr>
        <w:t xml:space="preserve">s no effect of the relative </w:t>
      </w:r>
      <w:r>
        <w:rPr>
          <w:rFonts w:cs="Arial"/>
          <w:szCs w:val="28"/>
        </w:rPr>
        <w:t>abundance</w:t>
      </w:r>
      <w:r>
        <w:rPr>
          <w:rFonts w:cs="Arial" w:hint="eastAsia"/>
          <w:szCs w:val="28"/>
        </w:rPr>
        <w:t xml:space="preserve"> of rice herbivores in the field on the proportion of these herbivores consumed in predators</w:t>
      </w:r>
      <w:r>
        <w:rPr>
          <w:rFonts w:cs="Arial"/>
          <w:szCs w:val="28"/>
        </w:rPr>
        <w:t>’</w:t>
      </w:r>
      <w:r>
        <w:rPr>
          <w:rFonts w:cs="Arial" w:hint="eastAsia"/>
          <w:szCs w:val="28"/>
        </w:rPr>
        <w:t xml:space="preserve"> diet (Table 1). Although the feeding habits and diet compositions of generalist predators could be largely influenced by the prey availability in the habitat </w:t>
      </w:r>
      <w:r w:rsidR="000600B7">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 </w:instrText>
      </w:r>
      <w:r w:rsidR="000600B7">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(Madsen et al. 2004, Wise et al. 2006, Hsu et al. 2021)</w:t>
      </w:r>
      <w:r w:rsidR="000600B7">
        <w:rPr>
          <w:rFonts w:cs="Arial"/>
          <w:szCs w:val="28"/>
        </w:rPr>
        <w:fldChar w:fldCharType="end"/>
      </w:r>
      <w:r>
        <w:rPr>
          <w:rFonts w:cs="Arial" w:hint="eastAsia"/>
          <w:szCs w:val="28"/>
        </w:rPr>
        <w:t xml:space="preserve">, we failed to detect such </w:t>
      </w:r>
      <w:r>
        <w:rPr>
          <w:rFonts w:cs="Arial"/>
          <w:szCs w:val="28"/>
        </w:rPr>
        <w:t>effect</w:t>
      </w:r>
      <w:r>
        <w:rPr>
          <w:rFonts w:cs="Arial" w:hint="eastAsia"/>
          <w:szCs w:val="28"/>
        </w:rPr>
        <w:t xml:space="preserve"> in our analysis. An </w:t>
      </w:r>
      <w:r>
        <w:rPr>
          <w:rFonts w:cs="Arial"/>
          <w:szCs w:val="28"/>
        </w:rPr>
        <w:t>explanation</w:t>
      </w:r>
      <w:r>
        <w:rPr>
          <w:rFonts w:cs="Arial" w:hint="eastAsia"/>
          <w:szCs w:val="28"/>
        </w:rPr>
        <w:t xml:space="preserve"> for this is that the relative abundance of rice herbivore was highly related to crop stage, which was also included as a factor in the model (Fig. 3). This could potentially lead to the confounding effects between these two factors. In fact, the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More experiments, both observational and manipulative, are needed to clarify the link between prey availability and diet compositions of generalist predators in the field and to shed light on the potential mechanisms underlying the foraging patterns of predators.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p>
    <w:p w14:paraId="22C9B702" w14:textId="77777777" w:rsidR="000600B7" w:rsidRDefault="000600B7">
      <w:pPr>
        <w:rPr>
          <w:rFonts w:cs="Arial"/>
          <w:i/>
          <w:szCs w:val="28"/>
        </w:rPr>
      </w:pPr>
    </w:p>
    <w:p w14:paraId="2F7E8FBC" w14:textId="77777777" w:rsidR="000600B7" w:rsidRDefault="00056389">
      <w:pPr>
        <w:jc w:val="center"/>
        <w:rPr>
          <w:rFonts w:cs="Arial"/>
          <w:i/>
          <w:szCs w:val="28"/>
        </w:rPr>
      </w:pPr>
      <w:r>
        <w:rPr>
          <w:rFonts w:cs="Arial"/>
          <w:i/>
          <w:szCs w:val="28"/>
        </w:rPr>
        <w:t>Potential caveats</w:t>
      </w:r>
      <w:r>
        <w:rPr>
          <w:rFonts w:cs="Arial" w:hint="eastAsia"/>
          <w:i/>
          <w:szCs w:val="28"/>
        </w:rPr>
        <w:t xml:space="preserve"> and limitations</w:t>
      </w:r>
    </w:p>
    <w:p w14:paraId="255CE821" w14:textId="77777777" w:rsidR="000600B7" w:rsidRDefault="00056389">
      <w:pPr>
        <w:rPr>
          <w:rFonts w:cs="Arial"/>
          <w:szCs w:val="28"/>
        </w:rPr>
      </w:pPr>
      <w:r>
        <w:rPr>
          <w:rFonts w:cs="Arial" w:hint="eastAsia"/>
          <w:szCs w:val="28"/>
        </w:rPr>
        <w:tab/>
        <w:t>Our</w:t>
      </w:r>
      <w:r>
        <w:rPr>
          <w:rFonts w:cs="Arial"/>
          <w:szCs w:val="28"/>
        </w:rPr>
        <w:t xml:space="preserve"> study </w:t>
      </w:r>
      <w:r>
        <w:rPr>
          <w:rFonts w:cs="Arial" w:hint="eastAsia"/>
          <w:szCs w:val="28"/>
        </w:rPr>
        <w:t>provides three-year quantitative information on the</w:t>
      </w:r>
      <w:r>
        <w:rPr>
          <w:rFonts w:cs="Arial"/>
          <w:szCs w:val="28"/>
        </w:rPr>
        <w:t xml:space="preserve"> diet composition</w:t>
      </w:r>
      <w:r>
        <w:rPr>
          <w:rFonts w:cs="Arial" w:hint="eastAsia"/>
          <w:szCs w:val="28"/>
        </w:rPr>
        <w:t>s</w:t>
      </w:r>
      <w:r>
        <w:rPr>
          <w:rFonts w:cs="Arial"/>
          <w:szCs w:val="28"/>
        </w:rPr>
        <w:t xml:space="preserve"> of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potential factors that may influence </w:t>
      </w:r>
      <w:r>
        <w:rPr>
          <w:rFonts w:cs="Arial"/>
          <w:szCs w:val="28"/>
        </w:rPr>
        <w:lastRenderedPageBreak/>
        <w:t>predators’ dietary patterns, providing more convincing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and </w:t>
      </w:r>
      <w:r>
        <w:rPr>
          <w:rFonts w:cs="Arial"/>
          <w:szCs w:val="28"/>
        </w:rPr>
        <w:t>limitations</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the</w:t>
      </w:r>
      <w:r>
        <w:rPr>
          <w:rFonts w:cs="Arial" w:hint="eastAsia"/>
          <w:szCs w:val="28"/>
        </w:rPr>
        <w:t>ir</w:t>
      </w:r>
      <w:r>
        <w:rPr>
          <w:rFonts w:cs="Arial"/>
          <w:szCs w:val="28"/>
        </w:rPr>
        <w:t xml:space="preserve"> density and diversity in the field </w:t>
      </w:r>
      <w:r w:rsidR="000600B7">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0600B7">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(Duelli and Obrist 2003, Letourneau et al. 2009, Rusch et al. 2016)</w:t>
      </w:r>
      <w:r w:rsidR="000600B7">
        <w:rPr>
          <w:rFonts w:cs="Arial"/>
          <w:szCs w:val="28"/>
        </w:rPr>
        <w:fldChar w:fldCharType="end"/>
      </w:r>
      <w:r>
        <w:rPr>
          <w:rFonts w:cs="Arial" w:hint="eastAsia"/>
          <w:szCs w:val="28"/>
        </w:rPr>
        <w:t xml:space="preserve">. The effectiveness of biocontrol can only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guild predation</w:t>
      </w:r>
      <w:r>
        <w:rPr>
          <w:rFonts w:cs="Arial" w:hint="eastAsia"/>
          <w:szCs w:val="28"/>
        </w:rPr>
        <w:t xml:space="preserve"> has been shown to impact the pest control by generalist predators </w:t>
      </w:r>
      <w:r w:rsidR="000600B7">
        <w:rPr>
          <w:rFonts w:cs="Arial"/>
          <w:szCs w:val="28"/>
        </w:rPr>
        <w:fldChar w:fldCharType="begin"/>
      </w:r>
      <w:r>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0600B7">
        <w:rPr>
          <w:rFonts w:cs="Arial"/>
          <w:szCs w:val="28"/>
        </w:rPr>
        <w:fldChar w:fldCharType="separate"/>
      </w:r>
      <w:r>
        <w:rPr>
          <w:rFonts w:cs="Arial"/>
          <w:szCs w:val="28"/>
        </w:rPr>
        <w:t>(Straub et al. 2008)</w:t>
      </w:r>
      <w:r w:rsidR="000600B7">
        <w:rPr>
          <w:rFonts w:cs="Arial"/>
          <w:szCs w:val="28"/>
        </w:rPr>
        <w:fldChar w:fldCharType="end"/>
      </w:r>
      <w:r>
        <w:rPr>
          <w:rFonts w:cs="Arial" w:hint="eastAsia"/>
          <w:szCs w:val="28"/>
        </w:rPr>
        <w:t>. E</w:t>
      </w:r>
      <w:r>
        <w:rPr>
          <w:rFonts w:cs="Arial"/>
          <w:szCs w:val="28"/>
        </w:rPr>
        <w:t xml:space="preserve">stimating </w:t>
      </w:r>
      <w:r>
        <w:rPr>
          <w:rFonts w:cs="Arial" w:hint="eastAsia"/>
          <w:szCs w:val="28"/>
        </w:rPr>
        <w:t xml:space="preserve">the degree of </w:t>
      </w:r>
      <w:r>
        <w:rPr>
          <w:rFonts w:cs="Arial"/>
          <w:szCs w:val="28"/>
        </w:rPr>
        <w:t>intra</w:t>
      </w:r>
      <w:r>
        <w:rPr>
          <w:rFonts w:cs="Arial" w:hint="eastAsia"/>
          <w:szCs w:val="28"/>
        </w:rPr>
        <w:t>-</w:t>
      </w:r>
      <w:r>
        <w:rPr>
          <w:rFonts w:cs="Arial"/>
          <w:szCs w:val="28"/>
        </w:rPr>
        <w:t>guild predation</w:t>
      </w:r>
      <w:r>
        <w:rPr>
          <w:rFonts w:cs="Arial" w:hint="eastAsia"/>
          <w:szCs w:val="28"/>
        </w:rPr>
        <w:t xml:space="preserve"> in the field remains challenging</w:t>
      </w:r>
      <w:r>
        <w:rPr>
          <w:rFonts w:cs="Arial"/>
          <w:szCs w:val="28"/>
        </w:rPr>
        <w:t xml:space="preserve"> </w:t>
      </w:r>
      <w:r>
        <w:rPr>
          <w:rFonts w:cs="Arial" w:hint="eastAsia"/>
          <w:szCs w:val="28"/>
        </w:rPr>
        <w:t>and was not accounted for in our study</w:t>
      </w:r>
      <w:r>
        <w:rPr>
          <w:rFonts w:cs="Arial"/>
          <w:szCs w:val="28"/>
        </w:rPr>
        <w:t xml:space="preserve">. </w:t>
      </w:r>
      <w:r>
        <w:rPr>
          <w:rFonts w:cs="Arial" w:hint="eastAsia"/>
          <w:szCs w:val="28"/>
        </w:rPr>
        <w:t>Although</w:t>
      </w:r>
      <w:r>
        <w:rPr>
          <w:rFonts w:cs="Arial"/>
          <w:szCs w:val="28"/>
        </w:rPr>
        <w:t xml:space="preserve"> intra</w:t>
      </w:r>
      <w:r>
        <w:rPr>
          <w:rFonts w:cs="Arial" w:hint="eastAsia"/>
          <w:szCs w:val="28"/>
        </w:rPr>
        <w:t>-</w:t>
      </w:r>
      <w:r>
        <w:rPr>
          <w:rFonts w:cs="Arial"/>
          <w:szCs w:val="28"/>
        </w:rPr>
        <w:t>guild predation among</w:t>
      </w:r>
      <w:r>
        <w:rPr>
          <w:rFonts w:cs="Arial" w:hint="eastAsia"/>
          <w:szCs w:val="28"/>
        </w:rPr>
        <w:t xml:space="preserve"> spiders</w:t>
      </w:r>
      <w:r>
        <w:rPr>
          <w:rFonts w:cs="Arial"/>
          <w:szCs w:val="28"/>
        </w:rPr>
        <w:t xml:space="preserve"> </w:t>
      </w:r>
      <w:r>
        <w:rPr>
          <w:rFonts w:cs="Arial" w:hint="eastAsia"/>
          <w:szCs w:val="28"/>
        </w:rPr>
        <w:t>is</w:t>
      </w:r>
      <w:r>
        <w:rPr>
          <w:rFonts w:cs="Arial"/>
          <w:szCs w:val="28"/>
        </w:rPr>
        <w:t xml:space="preserve"> </w:t>
      </w:r>
      <w:r>
        <w:rPr>
          <w:rFonts w:cs="Arial" w:hint="eastAsia"/>
          <w:szCs w:val="28"/>
        </w:rPr>
        <w:t>common in agro-ecosystems</w:t>
      </w:r>
      <w:r>
        <w:rPr>
          <w:rFonts w:cs="Arial"/>
          <w:szCs w:val="28"/>
        </w:rPr>
        <w:t xml:space="preserve"> </w:t>
      </w:r>
      <w:r w:rsidR="000600B7">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 </w:instrText>
      </w:r>
      <w:r w:rsidR="000600B7">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EN.CITE.DATA </w:instrText>
      </w:r>
      <w:r w:rsidR="000600B7">
        <w:rPr>
          <w:rFonts w:cs="Arial"/>
          <w:szCs w:val="28"/>
        </w:rPr>
      </w:r>
      <w:r w:rsidR="000600B7">
        <w:rPr>
          <w:rFonts w:cs="Arial"/>
          <w:szCs w:val="28"/>
        </w:rPr>
        <w:fldChar w:fldCharType="end"/>
      </w:r>
      <w:r w:rsidR="000600B7">
        <w:rPr>
          <w:rFonts w:cs="Arial"/>
          <w:szCs w:val="28"/>
        </w:rPr>
      </w:r>
      <w:r w:rsidR="000600B7">
        <w:rPr>
          <w:rFonts w:cs="Arial"/>
          <w:szCs w:val="28"/>
        </w:rPr>
        <w:fldChar w:fldCharType="separate"/>
      </w:r>
      <w:r>
        <w:rPr>
          <w:rFonts w:cs="Arial"/>
          <w:szCs w:val="28"/>
        </w:rPr>
        <w:t>(Michalko et al. 2019a)</w:t>
      </w:r>
      <w:r w:rsidR="000600B7">
        <w:rPr>
          <w:rFonts w:cs="Arial"/>
          <w:szCs w:val="28"/>
        </w:rPr>
        <w:fldChar w:fldCharType="end"/>
      </w:r>
      <w:r>
        <w:rPr>
          <w:rFonts w:cs="Arial"/>
          <w:szCs w:val="28"/>
        </w:rPr>
        <w:t xml:space="preserve">, </w:t>
      </w:r>
      <w:r>
        <w:rPr>
          <w:rFonts w:cs="Arial" w:hint="eastAsia"/>
          <w:szCs w:val="28"/>
        </w:rPr>
        <w:t xml:space="preserve">the </w:t>
      </w:r>
      <w:r>
        <w:rPr>
          <w:rFonts w:cs="Arial"/>
          <w:szCs w:val="28"/>
        </w:rPr>
        <w:t xml:space="preserve">predation pressure </w:t>
      </w:r>
      <w:r>
        <w:rPr>
          <w:rFonts w:cs="Arial" w:hint="eastAsia"/>
          <w:szCs w:val="28"/>
        </w:rPr>
        <w:t>can be substantially relaxed by increased</w:t>
      </w:r>
      <w:r>
        <w:rPr>
          <w:rFonts w:cs="Arial"/>
          <w:szCs w:val="28"/>
        </w:rPr>
        <w:t xml:space="preserve"> </w:t>
      </w:r>
      <w:r>
        <w:rPr>
          <w:rFonts w:cs="Arial" w:hint="eastAsia"/>
          <w:szCs w:val="28"/>
        </w:rPr>
        <w:t xml:space="preserve">habitat </w:t>
      </w:r>
      <w:r>
        <w:rPr>
          <w:rFonts w:cs="Arial"/>
          <w:szCs w:val="28"/>
        </w:rPr>
        <w:t xml:space="preserve">complexity </w:t>
      </w:r>
      <w:r w:rsidR="000600B7">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0600B7">
        <w:rPr>
          <w:rFonts w:cs="Arial"/>
          <w:szCs w:val="28"/>
        </w:rPr>
        <w:fldChar w:fldCharType="separate"/>
      </w:r>
      <w:r>
        <w:rPr>
          <w:rFonts w:cs="Arial"/>
          <w:szCs w:val="28"/>
        </w:rPr>
        <w:t>(Finke and Denno 2006, Janssen et al. 2007)</w:t>
      </w:r>
      <w:r w:rsidR="000600B7">
        <w:rPr>
          <w:rFonts w:cs="Arial"/>
          <w:szCs w:val="28"/>
        </w:rPr>
        <w:fldChar w:fldCharType="end"/>
      </w:r>
      <w:r>
        <w:rPr>
          <w:rFonts w:cs="Arial"/>
          <w:szCs w:val="28"/>
        </w:rPr>
        <w:t xml:space="preserve">. </w:t>
      </w:r>
      <w:r>
        <w:rPr>
          <w:rFonts w:cs="Arial" w:hint="eastAsia"/>
          <w:szCs w:val="28"/>
        </w:rPr>
        <w:t xml:space="preserve">Such effects </w:t>
      </w:r>
      <w:r>
        <w:rPr>
          <w:rFonts w:cs="Arial"/>
          <w:szCs w:val="28"/>
        </w:rPr>
        <w:t xml:space="preserve">would likely occur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Pr>
          <w:rFonts w:cs="Arial"/>
          <w:szCs w:val="28"/>
        </w:rPr>
        <w:t>.</w:t>
      </w:r>
      <w:r>
        <w:rPr>
          <w:rFonts w:cs="Arial" w:hint="eastAsia"/>
          <w:szCs w:val="28"/>
        </w:rPr>
        <w:t xml:space="preserve"> In fact, some studies have </w:t>
      </w:r>
      <w:r>
        <w:rPr>
          <w:rFonts w:cs="Arial"/>
          <w:szCs w:val="28"/>
        </w:rPr>
        <w:t>suggested</w:t>
      </w:r>
      <w:r>
        <w:rPr>
          <w:rFonts w:cs="Arial" w:hint="eastAsia"/>
          <w:szCs w:val="28"/>
        </w:rPr>
        <w:t xml:space="preserve"> that intra-guild predation usually does not lead to the disruption of pest control </w:t>
      </w:r>
      <w:r w:rsidR="000600B7">
        <w:rPr>
          <w:rFonts w:cs="Arial"/>
          <w:szCs w:val="28"/>
        </w:rPr>
        <w:fldChar w:fldCharType="begin"/>
      </w:r>
      <w:r>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0600B7">
        <w:rPr>
          <w:rFonts w:cs="Arial"/>
          <w:szCs w:val="28"/>
        </w:rPr>
        <w:fldChar w:fldCharType="separate"/>
      </w:r>
      <w:r>
        <w:rPr>
          <w:rFonts w:cs="Arial"/>
          <w:szCs w:val="28"/>
        </w:rPr>
        <w:t>(Janssen et al. 2006)</w:t>
      </w:r>
      <w:r w:rsidR="000600B7">
        <w:rPr>
          <w:rFonts w:cs="Arial"/>
          <w:szCs w:val="28"/>
        </w:rPr>
        <w:fldChar w:fldCharType="end"/>
      </w:r>
      <w:r>
        <w:rPr>
          <w:rFonts w:cs="Arial" w:hint="eastAsia"/>
          <w:szCs w:val="28"/>
        </w:rPr>
        <w:t xml:space="preserve">. For example, intra-guild predation among spiders was relatively minor compared with their predation on pests </w:t>
      </w:r>
      <w:r w:rsidR="000600B7">
        <w:rPr>
          <w:rFonts w:cs="Arial"/>
          <w:szCs w:val="28"/>
        </w:rPr>
        <w:fldChar w:fldCharType="begin"/>
      </w:r>
      <w:r>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0600B7">
        <w:rPr>
          <w:rFonts w:cs="Arial"/>
          <w:szCs w:val="28"/>
        </w:rPr>
        <w:fldChar w:fldCharType="separate"/>
      </w:r>
      <w:r>
        <w:rPr>
          <w:rFonts w:cs="Arial"/>
          <w:szCs w:val="28"/>
        </w:rPr>
        <w:t>(Petrakova et al. 2016)</w:t>
      </w:r>
      <w:r w:rsidR="000600B7">
        <w:rPr>
          <w:rFonts w:cs="Arial"/>
          <w:szCs w:val="28"/>
        </w:rPr>
        <w:fldChar w:fldCharType="end"/>
      </w:r>
      <w:r>
        <w:rPr>
          <w:rFonts w:cs="Arial" w:hint="eastAsia"/>
          <w:szCs w:val="28"/>
        </w:rPr>
        <w:t>. Still, w</w:t>
      </w:r>
      <w:r>
        <w:rPr>
          <w:rFonts w:cs="Arial"/>
          <w:szCs w:val="28"/>
        </w:rPr>
        <w:t xml:space="preserve">e </w:t>
      </w:r>
      <w:r>
        <w:rPr>
          <w:rFonts w:cs="Arial" w:hint="eastAsia"/>
          <w:szCs w:val="28"/>
        </w:rPr>
        <w:t xml:space="preserve">caution that our diet estimates of predators represent the situations without predator-predator interferences and thus might be biased if such interactions do occur in our system. </w:t>
      </w:r>
    </w:p>
    <w:p w14:paraId="784202BE" w14:textId="77777777" w:rsidR="000600B7" w:rsidRDefault="000600B7">
      <w:pPr>
        <w:rPr>
          <w:rFonts w:cs="Arial"/>
          <w:i/>
          <w:color w:val="FF0000"/>
          <w:szCs w:val="28"/>
        </w:rPr>
      </w:pPr>
    </w:p>
    <w:p w14:paraId="17701B2D" w14:textId="77777777" w:rsidR="000600B7" w:rsidRDefault="00056389">
      <w:pPr>
        <w:jc w:val="center"/>
        <w:rPr>
          <w:rFonts w:cs="Arial"/>
          <w:i/>
          <w:szCs w:val="28"/>
        </w:rPr>
      </w:pPr>
      <w:r>
        <w:rPr>
          <w:rFonts w:cs="Arial"/>
          <w:i/>
          <w:szCs w:val="28"/>
        </w:rPr>
        <w:t>Conclusions</w:t>
      </w:r>
    </w:p>
    <w:p w14:paraId="42CF5368" w14:textId="77777777" w:rsidR="000600B7" w:rsidRDefault="00056389">
      <w:pPr>
        <w:pStyle w:val="af3"/>
        <w:numPr>
          <w:ilvl w:val="0"/>
          <w:numId w:val="3"/>
        </w:numPr>
        <w:rPr>
          <w:rFonts w:cs="Arial"/>
          <w:color w:val="FF0000"/>
          <w:szCs w:val="28"/>
        </w:rPr>
      </w:pPr>
      <w:r>
        <w:rPr>
          <w:rFonts w:cs="Arial"/>
          <w:color w:val="FF0000"/>
          <w:szCs w:val="28"/>
        </w:rPr>
        <w:t xml:space="preserve">Quantify data &gt; biocontrol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14:paraId="26BF9041" w14:textId="77777777" w:rsidR="000600B7" w:rsidRDefault="00056389">
      <w:pPr>
        <w:pStyle w:val="af3"/>
        <w:numPr>
          <w:ilvl w:val="0"/>
          <w:numId w:val="3"/>
        </w:numPr>
        <w:rPr>
          <w:rFonts w:cs="Arial"/>
          <w:color w:val="FF0000"/>
          <w:szCs w:val="28"/>
        </w:rPr>
      </w:pPr>
      <w:r>
        <w:rPr>
          <w:rFonts w:cs="Arial"/>
          <w:color w:val="FF0000"/>
          <w:szCs w:val="28"/>
        </w:rPr>
        <w:t>Consistent over years</w:t>
      </w:r>
    </w:p>
    <w:p w14:paraId="1E0DCE6E" w14:textId="77777777" w:rsidR="000600B7" w:rsidRDefault="00056389">
      <w:pPr>
        <w:pStyle w:val="af3"/>
        <w:numPr>
          <w:ilvl w:val="0"/>
          <w:numId w:val="3"/>
        </w:numPr>
        <w:rPr>
          <w:rFonts w:cs="Arial"/>
          <w:color w:val="FF0000"/>
          <w:szCs w:val="28"/>
        </w:rPr>
      </w:pPr>
      <w:r>
        <w:rPr>
          <w:rFonts w:cs="Arial"/>
          <w:color w:val="FF0000"/>
          <w:szCs w:val="28"/>
        </w:rPr>
        <w:t>Analysis in abiotic and biotic factors &gt; value / implication</w:t>
      </w:r>
    </w:p>
    <w:p w14:paraId="12B50A03" w14:textId="77777777" w:rsidR="000600B7" w:rsidRDefault="00056389">
      <w:pPr>
        <w:pStyle w:val="af3"/>
        <w:numPr>
          <w:ilvl w:val="0"/>
          <w:numId w:val="3"/>
        </w:numPr>
        <w:rPr>
          <w:rFonts w:cs="Arial"/>
          <w:color w:val="FF0000"/>
          <w:szCs w:val="28"/>
        </w:rPr>
      </w:pPr>
      <w:r>
        <w:rPr>
          <w:rFonts w:cs="Arial"/>
          <w:color w:val="FF0000"/>
          <w:szCs w:val="28"/>
        </w:rPr>
        <w:t>Take home messages &gt; Global shift toward sustainable agriculture.</w:t>
      </w:r>
    </w:p>
    <w:p w14:paraId="464DC378" w14:textId="77777777" w:rsidR="000600B7" w:rsidRDefault="00056389">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biocontrol agents in pest management programs. High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biocontrol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stable and reliable top-down effect on pests. Therefore, incorporating generalist arthropod predators as biocontrol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14:paraId="3050BD25" w14:textId="77777777" w:rsidR="000600B7" w:rsidRDefault="000600B7" w:rsidP="00585FBE">
      <w:pPr>
        <w:spacing w:afterLines="200" w:after="480"/>
        <w:rPr>
          <w:b/>
        </w:rPr>
      </w:pPr>
    </w:p>
    <w:p w14:paraId="2474F329" w14:textId="77777777" w:rsidR="000600B7" w:rsidRDefault="00056389">
      <w:pPr>
        <w:rPr>
          <w:b/>
        </w:rPr>
      </w:pPr>
      <w:r>
        <w:rPr>
          <w:b/>
        </w:rPr>
        <w:br w:type="page"/>
      </w:r>
    </w:p>
    <w:p w14:paraId="35A120A5" w14:textId="77777777" w:rsidR="000600B7" w:rsidRDefault="00056389" w:rsidP="00585FBE">
      <w:pPr>
        <w:spacing w:afterLines="200" w:after="480"/>
        <w:rPr>
          <w:b/>
        </w:rPr>
      </w:pPr>
      <w:r>
        <w:rPr>
          <w:rFonts w:hint="eastAsia"/>
          <w:b/>
        </w:rPr>
        <w:lastRenderedPageBreak/>
        <w:t>Acknowledgement</w:t>
      </w:r>
    </w:p>
    <w:p w14:paraId="016E2EFD" w14:textId="77777777" w:rsidR="000600B7" w:rsidRDefault="00056389">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7B0D599A" w14:textId="77777777" w:rsidR="000600B7" w:rsidRDefault="00056389">
      <w:pPr>
        <w:jc w:val="left"/>
        <w:rPr>
          <w:b/>
        </w:rPr>
      </w:pPr>
      <w:r>
        <w:rPr>
          <w:b/>
        </w:rPr>
        <w:br w:type="page"/>
      </w:r>
    </w:p>
    <w:p w14:paraId="73918412" w14:textId="77777777" w:rsidR="001D42B4" w:rsidRPr="001D42B4" w:rsidRDefault="000600B7" w:rsidP="001D42B4">
      <w:pPr>
        <w:pStyle w:val="EndNoteBibliographyTitle"/>
        <w:rPr>
          <w:noProof/>
        </w:rPr>
      </w:pPr>
      <w:r>
        <w:lastRenderedPageBreak/>
        <w:fldChar w:fldCharType="begin"/>
      </w:r>
      <w:r w:rsidR="00056389">
        <w:instrText xml:space="preserve"> ADDIN EN.REFLIST </w:instrText>
      </w:r>
      <w:r>
        <w:fldChar w:fldCharType="separate"/>
      </w:r>
      <w:r w:rsidR="001D42B4" w:rsidRPr="001D42B4">
        <w:rPr>
          <w:noProof/>
        </w:rPr>
        <w:t>Reference</w:t>
      </w:r>
    </w:p>
    <w:p w14:paraId="68FB3B6D" w14:textId="77777777" w:rsidR="001D42B4" w:rsidRPr="001D42B4" w:rsidRDefault="001D42B4" w:rsidP="001D42B4">
      <w:pPr>
        <w:pStyle w:val="EndNoteBibliographyTitle"/>
        <w:rPr>
          <w:noProof/>
        </w:rPr>
      </w:pPr>
    </w:p>
    <w:p w14:paraId="27A4CA50" w14:textId="77777777" w:rsidR="001D42B4" w:rsidRPr="001D42B4" w:rsidRDefault="001D42B4" w:rsidP="001D42B4">
      <w:pPr>
        <w:pStyle w:val="EndNoteBibliography"/>
        <w:spacing w:after="0"/>
        <w:ind w:left="720" w:hanging="720"/>
        <w:rPr>
          <w:noProof/>
        </w:rPr>
      </w:pPr>
      <w:r w:rsidRPr="001D42B4">
        <w:rPr>
          <w:noProof/>
        </w:rPr>
        <w:t>Albajes, R., and Ò. Alomar. 1999. Current and potential use of polyphagous predators. Pages 265-275  Integrated pest and disease management in greenhouse crops. Springer.</w:t>
      </w:r>
    </w:p>
    <w:p w14:paraId="388AA206" w14:textId="77777777" w:rsidR="001D42B4" w:rsidRPr="001D42B4" w:rsidRDefault="001D42B4" w:rsidP="001D42B4">
      <w:pPr>
        <w:pStyle w:val="EndNoteBibliography"/>
        <w:spacing w:after="0"/>
        <w:ind w:left="720" w:hanging="720"/>
        <w:rPr>
          <w:noProof/>
        </w:rPr>
      </w:pPr>
      <w:r w:rsidRPr="001D42B4">
        <w:rPr>
          <w:noProof/>
        </w:rPr>
        <w:t>Albertini, A., S. Marchi, C. Ratti, G. Burgio, R. Petacchi, and S. Magagnoli. 2018. Bactrocera oleae pupae predation by Ocypus olens detected by molecular gut content analysis. BioControl 63:227-239.</w:t>
      </w:r>
    </w:p>
    <w:p w14:paraId="155BAADD" w14:textId="77777777" w:rsidR="001D42B4" w:rsidRPr="001D42B4" w:rsidRDefault="001D42B4" w:rsidP="001D42B4">
      <w:pPr>
        <w:pStyle w:val="EndNoteBibliography"/>
        <w:spacing w:after="0"/>
        <w:ind w:left="720" w:hanging="720"/>
        <w:rPr>
          <w:noProof/>
        </w:rPr>
      </w:pPr>
      <w:r w:rsidRPr="001D42B4">
        <w:rPr>
          <w:noProof/>
        </w:rPr>
        <w:t>Allan, J., A. Flecker, and N. McClintock. 1987. Prey preference of stoneflies: sedentary vs mobile prey. Oikos:323-331.</w:t>
      </w:r>
    </w:p>
    <w:p w14:paraId="03701BD3" w14:textId="77777777" w:rsidR="001D42B4" w:rsidRPr="001D42B4" w:rsidRDefault="001D42B4" w:rsidP="001D42B4">
      <w:pPr>
        <w:pStyle w:val="EndNoteBibliography"/>
        <w:spacing w:after="0"/>
        <w:ind w:left="720" w:hanging="720"/>
        <w:rPr>
          <w:noProof/>
        </w:rPr>
      </w:pPr>
      <w:r w:rsidRPr="001D42B4">
        <w:rPr>
          <w:noProof/>
        </w:rPr>
        <w:t>Altieri, M. A. 1999. The ecological role of biodiversity in agroecosystems. Pages 19-31  Invertebrate biodiversity as bioindicators of sustainable landscapes. Elsevier.</w:t>
      </w:r>
    </w:p>
    <w:p w14:paraId="46812A7A" w14:textId="77777777" w:rsidR="001D42B4" w:rsidRPr="001D42B4" w:rsidRDefault="001D42B4" w:rsidP="001D42B4">
      <w:pPr>
        <w:pStyle w:val="EndNoteBibliography"/>
        <w:spacing w:after="0"/>
        <w:ind w:left="720" w:hanging="720"/>
        <w:rPr>
          <w:noProof/>
        </w:rPr>
      </w:pPr>
      <w:r w:rsidRPr="001D42B4">
        <w:rPr>
          <w:noProof/>
        </w:rPr>
        <w:t>Altieri, M. A., and D. K. Letourneau. 1982. Vegetation management and biological control in agroecosystems. Crop Protection 1:405-430.</w:t>
      </w:r>
    </w:p>
    <w:p w14:paraId="222DA6D1" w14:textId="77777777" w:rsidR="001D42B4" w:rsidRPr="001D42B4" w:rsidRDefault="001D42B4" w:rsidP="001D42B4">
      <w:pPr>
        <w:pStyle w:val="EndNoteBibliography"/>
        <w:spacing w:after="0"/>
        <w:ind w:left="720" w:hanging="720"/>
        <w:rPr>
          <w:noProof/>
        </w:rPr>
      </w:pPr>
      <w:r w:rsidRPr="001D42B4">
        <w:rPr>
          <w:noProof/>
        </w:rPr>
        <w:t>Barbosa, P., and I. Castellanos. 2005. Ecology of predator-prey interactions. Oxford University Press.</w:t>
      </w:r>
    </w:p>
    <w:p w14:paraId="69C1F8DE" w14:textId="77777777" w:rsidR="001D42B4" w:rsidRPr="001D42B4" w:rsidRDefault="001D42B4" w:rsidP="001D42B4">
      <w:pPr>
        <w:pStyle w:val="EndNoteBibliography"/>
        <w:spacing w:after="0"/>
        <w:ind w:left="720" w:hanging="720"/>
        <w:rPr>
          <w:noProof/>
        </w:rPr>
      </w:pPr>
      <w:r w:rsidRPr="001D42B4">
        <w:rPr>
          <w:noProof/>
        </w:rPr>
        <w:t>Bengtsson, J., J. Ahnström, and A. C. WEIBULL. 2005. The effects of organic agriculture on biodiversity and abundance: a meta</w:t>
      </w:r>
      <w:r w:rsidRPr="001D42B4">
        <w:rPr>
          <w:rFonts w:ascii="微軟正黑體" w:eastAsia="微軟正黑體" w:hAnsi="微軟正黑體" w:cs="微軟正黑體" w:hint="eastAsia"/>
          <w:noProof/>
        </w:rPr>
        <w:t>‐</w:t>
      </w:r>
      <w:r w:rsidRPr="001D42B4">
        <w:rPr>
          <w:noProof/>
        </w:rPr>
        <w:t>analysis. Journal of Applied Ecology 42:261-269.</w:t>
      </w:r>
    </w:p>
    <w:p w14:paraId="41FAA28A" w14:textId="77777777" w:rsidR="001D42B4" w:rsidRPr="001D42B4" w:rsidRDefault="001D42B4" w:rsidP="001D42B4">
      <w:pPr>
        <w:pStyle w:val="EndNoteBibliography"/>
        <w:spacing w:after="0"/>
        <w:ind w:left="720" w:hanging="720"/>
        <w:rPr>
          <w:noProof/>
        </w:rPr>
      </w:pPr>
      <w:r w:rsidRPr="001D42B4">
        <w:rPr>
          <w:noProof/>
        </w:rPr>
        <w:t>Birkhofer, K., T. M. Bezemer, J. Bloem, M. Bonkowski, S. Christensen, D. Dubois, F. Ekelund, A. Fließbach, L. Gunst, and K. Hedlund. 2008a. Long-term organic farming fosters below and aboveground biota: Implications for soil quality, biological control and productivity. Soil Biology and Biochemistry 40:2297-2308.</w:t>
      </w:r>
    </w:p>
    <w:p w14:paraId="7A275FD4" w14:textId="77777777" w:rsidR="001D42B4" w:rsidRPr="001D42B4" w:rsidRDefault="001D42B4" w:rsidP="001D42B4">
      <w:pPr>
        <w:pStyle w:val="EndNoteBibliography"/>
        <w:spacing w:after="0"/>
        <w:ind w:left="720" w:hanging="720"/>
        <w:rPr>
          <w:noProof/>
        </w:rPr>
      </w:pPr>
      <w:r w:rsidRPr="001D42B4">
        <w:rPr>
          <w:noProof/>
        </w:rPr>
        <w:t>Birkhofer, K., A. Fließbach, D. H. Wise, and S. Scheu. 2011. Arthropod food webs in organic and conventional wheat farming systems of an agricultural long</w:t>
      </w:r>
      <w:r w:rsidRPr="001D42B4">
        <w:rPr>
          <w:rFonts w:ascii="微軟正黑體" w:eastAsia="微軟正黑體" w:hAnsi="微軟正黑體" w:cs="微軟正黑體" w:hint="eastAsia"/>
          <w:noProof/>
        </w:rPr>
        <w:t>‐</w:t>
      </w:r>
      <w:r w:rsidRPr="001D42B4">
        <w:rPr>
          <w:noProof/>
        </w:rPr>
        <w:t>term experiment: a stable isotope approach. Agricultural and Forest Entomology 13:197-204.</w:t>
      </w:r>
    </w:p>
    <w:p w14:paraId="689BB2ED" w14:textId="77777777" w:rsidR="001D42B4" w:rsidRPr="001D42B4" w:rsidRDefault="001D42B4" w:rsidP="001D42B4">
      <w:pPr>
        <w:pStyle w:val="EndNoteBibliography"/>
        <w:spacing w:after="0"/>
        <w:ind w:left="720" w:hanging="720"/>
        <w:rPr>
          <w:noProof/>
        </w:rPr>
      </w:pPr>
      <w:r w:rsidRPr="001D42B4">
        <w:rPr>
          <w:noProof/>
        </w:rPr>
        <w:t>Birkhofer, K., D. H. Wise, and S. Scheu. 2008b. Subsidy from the detrital food web, but not microhabitat complexity, affects the role of generalist predators in an aboveground herbivore food web. Oikos 117:494-500.</w:t>
      </w:r>
    </w:p>
    <w:p w14:paraId="0E10BEA7" w14:textId="77777777" w:rsidR="001D42B4" w:rsidRPr="001D42B4" w:rsidRDefault="001D42B4" w:rsidP="001D42B4">
      <w:pPr>
        <w:pStyle w:val="EndNoteBibliography"/>
        <w:spacing w:after="0"/>
        <w:ind w:left="720" w:hanging="720"/>
        <w:rPr>
          <w:noProof/>
        </w:rPr>
      </w:pPr>
      <w:r w:rsidRPr="001D42B4">
        <w:rPr>
          <w:noProof/>
        </w:rPr>
        <w:t>Blondel, J. 2003. Guilds or functional groups: does it matter? Oikos 100:223-231.</w:t>
      </w:r>
    </w:p>
    <w:p w14:paraId="68825226" w14:textId="77777777" w:rsidR="001D42B4" w:rsidRPr="001D42B4" w:rsidRDefault="001D42B4" w:rsidP="001D42B4">
      <w:pPr>
        <w:pStyle w:val="EndNoteBibliography"/>
        <w:spacing w:after="0"/>
        <w:ind w:left="720" w:hanging="720"/>
        <w:rPr>
          <w:noProof/>
        </w:rPr>
      </w:pPr>
      <w:r w:rsidRPr="001D42B4">
        <w:rPr>
          <w:noProof/>
        </w:rPr>
        <w:t>Boecklen, W. J., C. T. Yarnes, B. A. Cook, and A. C. James. 2011. On the use of stable isotopes in trophic ecology. Annual review of ecology, evolution, and systematics 42:411-440.</w:t>
      </w:r>
    </w:p>
    <w:p w14:paraId="0A0AAB7C" w14:textId="77777777" w:rsidR="001D42B4" w:rsidRPr="001D42B4" w:rsidRDefault="001D42B4" w:rsidP="001D42B4">
      <w:pPr>
        <w:pStyle w:val="EndNoteBibliography"/>
        <w:spacing w:after="0"/>
        <w:ind w:left="720" w:hanging="720"/>
        <w:rPr>
          <w:noProof/>
        </w:rPr>
      </w:pPr>
      <w:r w:rsidRPr="001D42B4">
        <w:rPr>
          <w:noProof/>
        </w:rPr>
        <w:lastRenderedPageBreak/>
        <w:t>Campbell, B. M., D. J. Beare, E. M. Bennett, J. M. Hall-Spencer, J. S. Ingram, F. Jaramillo, R. Ortiz, N. Ramankutty, J. A. Sayer, and D. Shindell. 2017. Agriculture production as a major driver of the Earth system exceeding planetary boundaries. Ecology and Society 22.</w:t>
      </w:r>
    </w:p>
    <w:p w14:paraId="15A06149" w14:textId="77777777" w:rsidR="001D42B4" w:rsidRPr="001D42B4" w:rsidRDefault="001D42B4" w:rsidP="001D42B4">
      <w:pPr>
        <w:pStyle w:val="EndNoteBibliography"/>
        <w:spacing w:after="0"/>
        <w:ind w:left="720" w:hanging="720"/>
        <w:rPr>
          <w:noProof/>
        </w:rPr>
      </w:pPr>
      <w:r w:rsidRPr="001D42B4">
        <w:rPr>
          <w:noProof/>
        </w:rPr>
        <w:t>Caut, S., E. Angulo, and F. Courchamp. 2009. Variation in discrimination factors (Δ15N and Δ13C): the effect of diet isotopic values and applications for diet reconstruction. Journal of Applied Ecology 46:443-453.</w:t>
      </w:r>
    </w:p>
    <w:p w14:paraId="368A280D" w14:textId="77777777" w:rsidR="001D42B4" w:rsidRPr="001D42B4" w:rsidRDefault="001D42B4" w:rsidP="001D42B4">
      <w:pPr>
        <w:pStyle w:val="EndNoteBibliography"/>
        <w:spacing w:after="0"/>
        <w:ind w:left="720" w:hanging="720"/>
        <w:rPr>
          <w:noProof/>
        </w:rPr>
      </w:pPr>
      <w:r w:rsidRPr="001D42B4">
        <w:rPr>
          <w:noProof/>
        </w:rPr>
        <w:t>Diehl, E., V. L. Mader, V. Wolters, and K. Birkhofer. 2013. Management intensity and vegetation complexity affect web-building spiders and their prey. Oecologia 173:579-589.</w:t>
      </w:r>
    </w:p>
    <w:p w14:paraId="70F446C4" w14:textId="77777777" w:rsidR="001D42B4" w:rsidRPr="001D42B4" w:rsidRDefault="001D42B4" w:rsidP="001D42B4">
      <w:pPr>
        <w:pStyle w:val="EndNoteBibliography"/>
        <w:spacing w:after="0"/>
        <w:ind w:left="720" w:hanging="720"/>
        <w:rPr>
          <w:noProof/>
        </w:rPr>
      </w:pPr>
      <w:r w:rsidRPr="001D42B4">
        <w:rPr>
          <w:noProof/>
        </w:rPr>
        <w:t>Dominik, C., R. Seppelt, F. G. Horgan, J. Settele, and T. Václavík. 2018. Landscape composition, configuration, and trophic interactions shape arthropod communities in rice agroecosystems. Journal of Applied Ecology 55:2461-2472.</w:t>
      </w:r>
    </w:p>
    <w:p w14:paraId="766F0D50" w14:textId="77777777" w:rsidR="001D42B4" w:rsidRPr="001D42B4" w:rsidRDefault="001D42B4" w:rsidP="001D42B4">
      <w:pPr>
        <w:pStyle w:val="EndNoteBibliography"/>
        <w:spacing w:after="0"/>
        <w:ind w:left="720" w:hanging="720"/>
        <w:rPr>
          <w:noProof/>
        </w:rPr>
      </w:pPr>
      <w:r w:rsidRPr="001D42B4">
        <w:rPr>
          <w:noProof/>
        </w:rPr>
        <w:t>Duelli, P., and M. K. Obrist. 2003. Biodiversity indicators: the choice of values and measures. Agriculture Ecosystems &amp; Environment 98:87-98.</w:t>
      </w:r>
    </w:p>
    <w:p w14:paraId="578E615B" w14:textId="77777777" w:rsidR="001D42B4" w:rsidRPr="001D42B4" w:rsidRDefault="001D42B4" w:rsidP="001D42B4">
      <w:pPr>
        <w:pStyle w:val="EndNoteBibliography"/>
        <w:spacing w:after="0"/>
        <w:ind w:left="720" w:hanging="720"/>
        <w:rPr>
          <w:noProof/>
        </w:rPr>
      </w:pPr>
      <w:r w:rsidRPr="001D42B4">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5181AD86" w14:textId="77777777" w:rsidR="001D42B4" w:rsidRPr="001D42B4" w:rsidRDefault="001D42B4" w:rsidP="001D42B4">
      <w:pPr>
        <w:pStyle w:val="EndNoteBibliography"/>
        <w:spacing w:after="0"/>
        <w:ind w:left="720" w:hanging="720"/>
        <w:rPr>
          <w:noProof/>
        </w:rPr>
      </w:pPr>
      <w:r w:rsidRPr="001D42B4">
        <w:rPr>
          <w:noProof/>
        </w:rPr>
        <w:t>Eitzinger, B., N. Abrego, D. Gravel, T. Huotari, E. J. Vesterinen, and T. Roslin. 2019. Assessing changes in arthropod predator–prey interactions through DNA</w:t>
      </w:r>
      <w:r w:rsidRPr="001D42B4">
        <w:rPr>
          <w:rFonts w:ascii="微軟正黑體" w:eastAsia="微軟正黑體" w:hAnsi="微軟正黑體" w:cs="微軟正黑體" w:hint="eastAsia"/>
          <w:noProof/>
        </w:rPr>
        <w:t>‐</w:t>
      </w:r>
      <w:r w:rsidRPr="001D42B4">
        <w:rPr>
          <w:noProof/>
        </w:rPr>
        <w:t>based gut content analysis—variable environment, stable diet. Molecular ecology 28:266-280.</w:t>
      </w:r>
    </w:p>
    <w:p w14:paraId="1B9819A8" w14:textId="77777777" w:rsidR="001D42B4" w:rsidRPr="001D42B4" w:rsidRDefault="001D42B4" w:rsidP="001D42B4">
      <w:pPr>
        <w:pStyle w:val="EndNoteBibliography"/>
        <w:spacing w:after="0"/>
        <w:ind w:left="720" w:hanging="720"/>
        <w:rPr>
          <w:noProof/>
        </w:rPr>
      </w:pPr>
      <w:r w:rsidRPr="001D42B4">
        <w:rPr>
          <w:noProof/>
        </w:rPr>
        <w:t>Eitzinger, B., T. Roslin, E. J. Vesterinen, S. I. Robinson, and E. J. O'Gorman. 2021. Temperature affects both the Grinnellian and Eltonian dimensions of ecological niches–A tale of two Arctic wolf spiders. Basic and Applied Ecology 50:132-143.</w:t>
      </w:r>
    </w:p>
    <w:p w14:paraId="55BED20F" w14:textId="77777777" w:rsidR="001D42B4" w:rsidRPr="001D42B4" w:rsidRDefault="001D42B4" w:rsidP="001D42B4">
      <w:pPr>
        <w:pStyle w:val="EndNoteBibliography"/>
        <w:spacing w:after="0"/>
        <w:ind w:left="720" w:hanging="720"/>
        <w:rPr>
          <w:noProof/>
        </w:rPr>
      </w:pPr>
      <w:r w:rsidRPr="001D42B4">
        <w:rPr>
          <w:noProof/>
        </w:rPr>
        <w:t>Eitzinger, B., and M. Traugott. 2011. Which prey sustains cold</w:t>
      </w:r>
      <w:r w:rsidRPr="001D42B4">
        <w:rPr>
          <w:rFonts w:ascii="微軟正黑體" w:eastAsia="微軟正黑體" w:hAnsi="微軟正黑體" w:cs="微軟正黑體" w:hint="eastAsia"/>
          <w:noProof/>
        </w:rPr>
        <w:t>‐</w:t>
      </w:r>
      <w:r w:rsidRPr="001D42B4">
        <w:rPr>
          <w:noProof/>
        </w:rPr>
        <w:t>adapted invertebrate generalist predators in arable land? Examining prey choices by molecular gut</w:t>
      </w:r>
      <w:r w:rsidRPr="001D42B4">
        <w:rPr>
          <w:rFonts w:ascii="微軟正黑體" w:eastAsia="微軟正黑體" w:hAnsi="微軟正黑體" w:cs="微軟正黑體" w:hint="eastAsia"/>
          <w:noProof/>
        </w:rPr>
        <w:t>‐</w:t>
      </w:r>
      <w:r w:rsidRPr="001D42B4">
        <w:rPr>
          <w:noProof/>
        </w:rPr>
        <w:t>content analysis. Journal of Applied Ecology 48:591-599.</w:t>
      </w:r>
    </w:p>
    <w:p w14:paraId="0ECAE3B2" w14:textId="77777777" w:rsidR="001D42B4" w:rsidRPr="001D42B4" w:rsidRDefault="001D42B4" w:rsidP="001D42B4">
      <w:pPr>
        <w:pStyle w:val="EndNoteBibliography"/>
        <w:spacing w:after="0"/>
        <w:ind w:left="720" w:hanging="720"/>
        <w:rPr>
          <w:noProof/>
        </w:rPr>
      </w:pPr>
      <w:r w:rsidRPr="001D42B4">
        <w:rPr>
          <w:noProof/>
        </w:rPr>
        <w:t>Finke, D. L., and R. F. Denno. 2006. Spatial refuge from intraguild predation: implications for prey suppression and trophic cascades. Oecologia 149:265-275.</w:t>
      </w:r>
    </w:p>
    <w:p w14:paraId="74DA384D" w14:textId="77777777" w:rsidR="001D42B4" w:rsidRPr="001D42B4" w:rsidRDefault="001D42B4" w:rsidP="001D42B4">
      <w:pPr>
        <w:pStyle w:val="EndNoteBibliography"/>
        <w:spacing w:after="0"/>
        <w:ind w:left="720" w:hanging="720"/>
        <w:rPr>
          <w:noProof/>
        </w:rPr>
      </w:pPr>
      <w:r w:rsidRPr="001D42B4">
        <w:rPr>
          <w:noProof/>
        </w:rPr>
        <w:lastRenderedPageBreak/>
        <w:t>Fox, J., and S. Weisberg. 2018. An R companion to applied regression. Sage publications.</w:t>
      </w:r>
    </w:p>
    <w:p w14:paraId="483D4AC1" w14:textId="77777777" w:rsidR="001D42B4" w:rsidRPr="001D42B4" w:rsidRDefault="001D42B4" w:rsidP="001D42B4">
      <w:pPr>
        <w:pStyle w:val="EndNoteBibliography"/>
        <w:spacing w:after="0"/>
        <w:ind w:left="720" w:hanging="720"/>
        <w:rPr>
          <w:noProof/>
        </w:rPr>
      </w:pPr>
      <w:r w:rsidRPr="001D42B4">
        <w:rPr>
          <w:noProof/>
        </w:rPr>
        <w:t>Geiger, F., J. Bengtsson, F. Berendse, W. W. Weisser, M. Emmerson, M. B. Morales, P. Ceryngier, J. Liira, T. Tscharntke, and C. Winqvist. 2010. Persistent negative effects of pesticides on biodiversity and biological control potential on European farmland. Basic and Applied Ecology 11:97-105.</w:t>
      </w:r>
    </w:p>
    <w:p w14:paraId="592F3AE4" w14:textId="77777777" w:rsidR="001D42B4" w:rsidRPr="001D42B4" w:rsidRDefault="001D42B4" w:rsidP="001D42B4">
      <w:pPr>
        <w:pStyle w:val="EndNoteBibliography"/>
        <w:spacing w:after="0"/>
        <w:ind w:left="720" w:hanging="720"/>
        <w:rPr>
          <w:noProof/>
        </w:rPr>
      </w:pPr>
      <w:r w:rsidRPr="001D42B4">
        <w:rPr>
          <w:noProof/>
        </w:rPr>
        <w:t>Gomiero, T., D. Pimentel, and M. G. Paoletti. 2011. Is there a need for a more sustainable agriculture? Critical reviews in plant sciences 30:6-23.</w:t>
      </w:r>
    </w:p>
    <w:p w14:paraId="19F7AD0D" w14:textId="77777777" w:rsidR="001D42B4" w:rsidRPr="001D42B4" w:rsidRDefault="001D42B4" w:rsidP="001D42B4">
      <w:pPr>
        <w:pStyle w:val="EndNoteBibliography"/>
        <w:spacing w:after="0"/>
        <w:ind w:left="720" w:hanging="720"/>
        <w:rPr>
          <w:noProof/>
        </w:rPr>
      </w:pPr>
      <w:r w:rsidRPr="001D42B4">
        <w:rPr>
          <w:noProof/>
        </w:rPr>
        <w:t>Guedes, R., G. Smagghe, J. Stark, and N. Desneux. 2016. Pesticide-induced stress in arthropod pests for optimized integrated pest management programs. Annual review of entomology 61:43-62.</w:t>
      </w:r>
    </w:p>
    <w:p w14:paraId="64679666" w14:textId="77777777" w:rsidR="001D42B4" w:rsidRPr="001D42B4" w:rsidRDefault="001D42B4" w:rsidP="001D42B4">
      <w:pPr>
        <w:pStyle w:val="EndNoteBibliography"/>
        <w:spacing w:after="0"/>
        <w:ind w:left="720" w:hanging="720"/>
        <w:rPr>
          <w:noProof/>
        </w:rPr>
      </w:pPr>
      <w:r w:rsidRPr="001D42B4">
        <w:rPr>
          <w:noProof/>
        </w:rPr>
        <w:t>Hardin, M. R., B. Benrey, M. Coll, W. O. Lamp, G. K. Roderick, and P. Barbosa. 1995. Arthropod pest resurgence: an overview of potential mechanisms. Crop Protection 14:3-18.</w:t>
      </w:r>
    </w:p>
    <w:p w14:paraId="3D932E38" w14:textId="77777777" w:rsidR="001D42B4" w:rsidRPr="001D42B4" w:rsidRDefault="001D42B4" w:rsidP="001D42B4">
      <w:pPr>
        <w:pStyle w:val="EndNoteBibliography"/>
        <w:spacing w:after="0"/>
        <w:ind w:left="720" w:hanging="720"/>
        <w:rPr>
          <w:noProof/>
        </w:rPr>
      </w:pPr>
      <w:r w:rsidRPr="001D42B4">
        <w:rPr>
          <w:noProof/>
        </w:rPr>
        <w:t>Hothorn, T., F. Bretz, and P. Westfall. 2008. Simultaneous inference in general parametric models. Biometrical Journal: Journal of Mathematical Methods in Biosciences 50:346-363.</w:t>
      </w:r>
    </w:p>
    <w:p w14:paraId="6A9EB69A" w14:textId="77777777" w:rsidR="001D42B4" w:rsidRPr="001D42B4" w:rsidRDefault="001D42B4" w:rsidP="001D42B4">
      <w:pPr>
        <w:pStyle w:val="EndNoteBibliography"/>
        <w:spacing w:after="0"/>
        <w:ind w:left="720" w:hanging="720"/>
        <w:rPr>
          <w:noProof/>
        </w:rPr>
      </w:pPr>
      <w:r w:rsidRPr="001D42B4">
        <w:rPr>
          <w:noProof/>
        </w:rPr>
        <w:t>Hsu, G.-C., J.-A. Ou, and C.-K. Ho. 2021. Pest consumption by generalist arthropod predators increases with crop stage in both organic and conventional farms. Ecosphere 12:e03625.</w:t>
      </w:r>
    </w:p>
    <w:p w14:paraId="08EC64B6" w14:textId="77777777" w:rsidR="001D42B4" w:rsidRPr="001D42B4" w:rsidRDefault="001D42B4" w:rsidP="001D42B4">
      <w:pPr>
        <w:pStyle w:val="EndNoteBibliography"/>
        <w:spacing w:after="0"/>
        <w:ind w:left="720" w:hanging="720"/>
        <w:rPr>
          <w:noProof/>
        </w:rPr>
      </w:pPr>
      <w:r w:rsidRPr="001D42B4">
        <w:rPr>
          <w:noProof/>
        </w:rPr>
        <w:t>Huang, H., and P. Yang. 1987. The ancient cultured citrus ant. BioScience 37:665-671.</w:t>
      </w:r>
    </w:p>
    <w:p w14:paraId="74F2622F" w14:textId="77777777" w:rsidR="001D42B4" w:rsidRPr="001D42B4" w:rsidRDefault="001D42B4" w:rsidP="001D42B4">
      <w:pPr>
        <w:pStyle w:val="EndNoteBibliography"/>
        <w:spacing w:after="0"/>
        <w:ind w:left="720" w:hanging="720"/>
        <w:rPr>
          <w:noProof/>
        </w:rPr>
      </w:pPr>
      <w:r w:rsidRPr="001D42B4">
        <w:rPr>
          <w:noProof/>
        </w:rPr>
        <w:t>Ingrao, A. J., J. Schmidt, J. Jubenville, A. Grode, L. Komondy, D. VanderZee, and Z. Szendrei. 2017. Biocontrol on the edge: Field margin habitats in asparagus fields influence natural enemy-pest interactions. Agriculture, Ecosystems &amp; Environment 243:47-54.</w:t>
      </w:r>
    </w:p>
    <w:p w14:paraId="799D3308" w14:textId="77777777" w:rsidR="001D42B4" w:rsidRPr="001D42B4" w:rsidRDefault="001D42B4" w:rsidP="001D42B4">
      <w:pPr>
        <w:pStyle w:val="EndNoteBibliography"/>
        <w:spacing w:after="0"/>
        <w:ind w:left="720" w:hanging="720"/>
        <w:rPr>
          <w:noProof/>
        </w:rPr>
      </w:pPr>
      <w:r w:rsidRPr="001D42B4">
        <w:rPr>
          <w:noProof/>
        </w:rPr>
        <w:t>Janssen, A., M. Montserrat, R. HilleRisLambers, A. M. de Roos, A. Pallini, and M. W. Sabelis. 2006. Intraguild predation usually does not disrupt biological control. Pages 21-44  Trophic and guild in biological interactions control. Springer.</w:t>
      </w:r>
    </w:p>
    <w:p w14:paraId="23A8CCDE" w14:textId="77777777" w:rsidR="001D42B4" w:rsidRPr="001D42B4" w:rsidRDefault="001D42B4" w:rsidP="001D42B4">
      <w:pPr>
        <w:pStyle w:val="EndNoteBibliography"/>
        <w:spacing w:after="0"/>
        <w:ind w:left="720" w:hanging="720"/>
        <w:rPr>
          <w:noProof/>
        </w:rPr>
      </w:pPr>
      <w:r w:rsidRPr="001D42B4">
        <w:rPr>
          <w:noProof/>
        </w:rPr>
        <w:t>Janssen, A., M. W. Sabelis, S. Magalhães, M. Montserrat, and T. Van der Hammen. 2007. Habitat structure affects intraguild predation. Ecology 88:2713-2719.</w:t>
      </w:r>
    </w:p>
    <w:p w14:paraId="043FB798" w14:textId="77777777" w:rsidR="001D42B4" w:rsidRPr="001D42B4" w:rsidRDefault="001D42B4" w:rsidP="001D42B4">
      <w:pPr>
        <w:pStyle w:val="EndNoteBibliography"/>
        <w:spacing w:after="0"/>
        <w:ind w:left="720" w:hanging="720"/>
        <w:rPr>
          <w:noProof/>
        </w:rPr>
      </w:pPr>
      <w:r w:rsidRPr="001D42B4">
        <w:rPr>
          <w:noProof/>
        </w:rPr>
        <w:t>Karp, D. S., R. Chaplin-Kramer, T. D. Meehan, E. A. Martin, F. DeClerck, H. Grab, C. Gratton, L. Hunt, A. E. Larsen, and A. Martínez-Salinas. 2018. Crop pests and predators exhibit inconsistent responses to surrounding landscape composition. Proceedings of the National Academy of Sciences 115:E7863-E7870.</w:t>
      </w:r>
    </w:p>
    <w:p w14:paraId="59231E79" w14:textId="77777777" w:rsidR="001D42B4" w:rsidRPr="001D42B4" w:rsidRDefault="001D42B4" w:rsidP="001D42B4">
      <w:pPr>
        <w:pStyle w:val="EndNoteBibliography"/>
        <w:spacing w:after="0"/>
        <w:ind w:left="720" w:hanging="720"/>
        <w:rPr>
          <w:noProof/>
        </w:rPr>
      </w:pPr>
      <w:r w:rsidRPr="001D42B4">
        <w:rPr>
          <w:noProof/>
        </w:rPr>
        <w:lastRenderedPageBreak/>
        <w:t>Kehoe, L., A. Romero-Muñoz, E. Polaina, L. Estes, H. Kreft, and T. Kuemmerle. 2017. Biodiversity at risk under future cropland expansion and intensification. Nature Ecology &amp; Evolution 1:1129-1135.</w:t>
      </w:r>
    </w:p>
    <w:p w14:paraId="09D1573B" w14:textId="77777777" w:rsidR="001D42B4" w:rsidRPr="001D42B4" w:rsidRDefault="001D42B4" w:rsidP="001D42B4">
      <w:pPr>
        <w:pStyle w:val="EndNoteBibliography"/>
        <w:spacing w:after="0"/>
        <w:ind w:left="720" w:hanging="720"/>
        <w:rPr>
          <w:noProof/>
        </w:rPr>
      </w:pPr>
      <w:r w:rsidRPr="001D42B4">
        <w:rPr>
          <w:noProof/>
        </w:rPr>
        <w:t>Klecka, J., and D. S. Boukal. 2013. Foraging and vulnerability traits modify predator–prey body mass allometry: freshwater macroinvertebrates as a case study. Journal of Animal Ecology 82:1031-1041.</w:t>
      </w:r>
    </w:p>
    <w:p w14:paraId="301822A1" w14:textId="77777777" w:rsidR="001D42B4" w:rsidRPr="001D42B4" w:rsidRDefault="001D42B4" w:rsidP="001D42B4">
      <w:pPr>
        <w:pStyle w:val="EndNoteBibliography"/>
        <w:spacing w:after="0"/>
        <w:ind w:left="720" w:hanging="720"/>
        <w:rPr>
          <w:noProof/>
        </w:rPr>
      </w:pPr>
      <w:r w:rsidRPr="001D42B4">
        <w:rPr>
          <w:noProof/>
        </w:rPr>
        <w:t>Krey, K. L., C. K. Blubaugh, E. G. Chapman, C. A. Lynch, G. B. Snyder, A. S. Jensen, Z. Fu, D. A. Prischmann-Voldseth, J. D. Harwood, and W. E. Snyder. 2017. Generalist predators consume spider mites despite the presence of alternative prey. Biological Control 115:157-164.</w:t>
      </w:r>
    </w:p>
    <w:p w14:paraId="627AFCAF" w14:textId="77777777" w:rsidR="001D42B4" w:rsidRPr="001D42B4" w:rsidRDefault="001D42B4" w:rsidP="001D42B4">
      <w:pPr>
        <w:pStyle w:val="EndNoteBibliography"/>
        <w:spacing w:after="0"/>
        <w:ind w:left="720" w:hanging="720"/>
        <w:rPr>
          <w:noProof/>
        </w:rPr>
      </w:pPr>
      <w:r w:rsidRPr="001D42B4">
        <w:rPr>
          <w:noProof/>
        </w:rPr>
        <w:t>Kuusk, A.-K., and B. Ekbom. 2012. Feeding habits of lycosid spiders in field habitats. Journal of Pest Science 85:253-260.</w:t>
      </w:r>
    </w:p>
    <w:p w14:paraId="247077E8" w14:textId="77777777" w:rsidR="001D42B4" w:rsidRPr="001D42B4" w:rsidRDefault="001D42B4" w:rsidP="001D42B4">
      <w:pPr>
        <w:pStyle w:val="EndNoteBibliography"/>
        <w:spacing w:after="0"/>
        <w:ind w:left="720" w:hanging="720"/>
        <w:rPr>
          <w:noProof/>
        </w:rPr>
      </w:pPr>
      <w:r w:rsidRPr="001D42B4">
        <w:rPr>
          <w:noProof/>
        </w:rPr>
        <w:t>Langellotto, G. A., and R. F. Denno. 2004. Responses of invertebrate natural enemies to complex-structured habitats: a meta-analytical synthesis. Oecologia 139:1-10.</w:t>
      </w:r>
    </w:p>
    <w:p w14:paraId="151FB623" w14:textId="77777777" w:rsidR="001D42B4" w:rsidRPr="001D42B4" w:rsidRDefault="001D42B4" w:rsidP="001D42B4">
      <w:pPr>
        <w:pStyle w:val="EndNoteBibliography"/>
        <w:spacing w:after="0"/>
        <w:ind w:left="720" w:hanging="720"/>
        <w:rPr>
          <w:noProof/>
        </w:rPr>
      </w:pPr>
      <w:r w:rsidRPr="001D42B4">
        <w:rPr>
          <w:noProof/>
        </w:rPr>
        <w:t>Layman, C. A., M. S. Araujo, R. Boucek, C. M. Hammerschlag</w:t>
      </w:r>
      <w:r w:rsidRPr="001D42B4">
        <w:rPr>
          <w:rFonts w:ascii="微軟正黑體" w:eastAsia="微軟正黑體" w:hAnsi="微軟正黑體" w:cs="微軟正黑體" w:hint="eastAsia"/>
          <w:noProof/>
        </w:rPr>
        <w:t>‐</w:t>
      </w:r>
      <w:r w:rsidRPr="001D42B4">
        <w:rPr>
          <w:noProof/>
        </w:rPr>
        <w:t>Peyer, E. Harrison, Z. R. Jud, P. Matich, A. E. Rosenblatt, J. J. Vaudo, and L. A. Yeager. 2012. Applying stable isotopes to examine food</w:t>
      </w:r>
      <w:r w:rsidRPr="001D42B4">
        <w:rPr>
          <w:rFonts w:ascii="微軟正黑體" w:eastAsia="微軟正黑體" w:hAnsi="微軟正黑體" w:cs="微軟正黑體" w:hint="eastAsia"/>
          <w:noProof/>
        </w:rPr>
        <w:t>‐</w:t>
      </w:r>
      <w:r w:rsidRPr="001D42B4">
        <w:rPr>
          <w:noProof/>
        </w:rPr>
        <w:t>web structure: an overview of analytical tools. Biological Reviews 87:545-562.</w:t>
      </w:r>
    </w:p>
    <w:p w14:paraId="283DA5E1" w14:textId="77777777" w:rsidR="001D42B4" w:rsidRPr="001D42B4" w:rsidRDefault="001D42B4" w:rsidP="001D42B4">
      <w:pPr>
        <w:pStyle w:val="EndNoteBibliography"/>
        <w:spacing w:after="0"/>
        <w:ind w:left="720" w:hanging="720"/>
        <w:rPr>
          <w:noProof/>
        </w:rPr>
      </w:pPr>
      <w:r w:rsidRPr="001D42B4">
        <w:rPr>
          <w:noProof/>
        </w:rPr>
        <w:t>Lenth, R., and M. R. Lenth. 2018. Package ‘lsmeans’. The American Statistician 34:216-221.</w:t>
      </w:r>
    </w:p>
    <w:p w14:paraId="158445AE" w14:textId="77777777" w:rsidR="001D42B4" w:rsidRPr="001D42B4" w:rsidRDefault="001D42B4" w:rsidP="001D42B4">
      <w:pPr>
        <w:pStyle w:val="EndNoteBibliography"/>
        <w:spacing w:after="0"/>
        <w:ind w:left="720" w:hanging="720"/>
        <w:rPr>
          <w:noProof/>
        </w:rPr>
      </w:pPr>
      <w:r w:rsidRPr="001D42B4">
        <w:rPr>
          <w:noProof/>
        </w:rPr>
        <w:t>Letourneau, D. K., J. A. Jedlicka, S. G. Bothwell, and C. R. Moreno. 2009. Effects of natural enemy biodiversity on the suppression of arthropod herbivores in terrestrial ecosystems. Annual Review of Ecology Evolution and Systematics 40:573-592.</w:t>
      </w:r>
    </w:p>
    <w:p w14:paraId="5C2DBA12" w14:textId="77777777" w:rsidR="001D42B4" w:rsidRPr="001D42B4" w:rsidRDefault="001D42B4" w:rsidP="001D42B4">
      <w:pPr>
        <w:pStyle w:val="EndNoteBibliography"/>
        <w:spacing w:after="0"/>
        <w:ind w:left="720" w:hanging="720"/>
        <w:rPr>
          <w:noProof/>
        </w:rPr>
      </w:pPr>
      <w:r w:rsidRPr="001D42B4">
        <w:rPr>
          <w:noProof/>
        </w:rPr>
        <w:t>Lichtenberg, E. M., C. M. Kennedy, C. Kremen, P. Batary, F. Berendse, R. Bommarco, N. A. Bosque</w:t>
      </w:r>
      <w:r w:rsidRPr="001D42B4">
        <w:rPr>
          <w:rFonts w:ascii="微軟正黑體" w:eastAsia="微軟正黑體" w:hAnsi="微軟正黑體" w:cs="微軟正黑體" w:hint="eastAsia"/>
          <w:noProof/>
        </w:rPr>
        <w:t>‐</w:t>
      </w:r>
      <w:r w:rsidRPr="001D42B4">
        <w:rPr>
          <w:noProof/>
        </w:rPr>
        <w:t>Pérez, L. G. Carvalheiro, W. E. Snyder, and N. M. Williams. 2017. A global synthesis of the effects of diversified farming systems on arthropod diversity within fields and across agricultural landscapes. Global change biology 23:4946-4957.</w:t>
      </w:r>
    </w:p>
    <w:p w14:paraId="0708CAFF" w14:textId="77777777" w:rsidR="001D42B4" w:rsidRPr="001D42B4" w:rsidRDefault="001D42B4" w:rsidP="001D42B4">
      <w:pPr>
        <w:pStyle w:val="EndNoteBibliography"/>
        <w:spacing w:after="0"/>
        <w:ind w:left="720" w:hanging="720"/>
        <w:rPr>
          <w:noProof/>
        </w:rPr>
      </w:pPr>
      <w:r w:rsidRPr="001D42B4">
        <w:rPr>
          <w:noProof/>
        </w:rPr>
        <w:t>Liu, S., Z. Li, Y. Sui, D. A. Schaefer, P. O. Alele, J. Chen, and X. Yang. 2015. Spider foraging strategies dominate pest suppression in organic tea plantations. BioControl 60:839-847.</w:t>
      </w:r>
    </w:p>
    <w:p w14:paraId="42831B28" w14:textId="77777777" w:rsidR="001D42B4" w:rsidRPr="001D42B4" w:rsidRDefault="001D42B4" w:rsidP="001D42B4">
      <w:pPr>
        <w:pStyle w:val="EndNoteBibliography"/>
        <w:spacing w:after="0"/>
        <w:ind w:left="720" w:hanging="720"/>
        <w:rPr>
          <w:noProof/>
        </w:rPr>
      </w:pPr>
      <w:r w:rsidRPr="001D42B4">
        <w:rPr>
          <w:noProof/>
        </w:rPr>
        <w:t>Madsen, M., S. Terkildsen, and S. Toft. 2004. Microcosm studies on control of aphids by generalist arthropod predators: effects of alternative prey. BioControl 49:483-504.</w:t>
      </w:r>
    </w:p>
    <w:p w14:paraId="6CE9D398" w14:textId="77777777" w:rsidR="001D42B4" w:rsidRPr="001D42B4" w:rsidRDefault="001D42B4" w:rsidP="001D42B4">
      <w:pPr>
        <w:pStyle w:val="EndNoteBibliography"/>
        <w:spacing w:after="0"/>
        <w:ind w:left="720" w:hanging="720"/>
        <w:rPr>
          <w:noProof/>
        </w:rPr>
      </w:pPr>
      <w:r w:rsidRPr="001D42B4">
        <w:rPr>
          <w:noProof/>
        </w:rPr>
        <w:lastRenderedPageBreak/>
        <w:t>Mazzi, D., and S. Dorn. 2012. Movement of insect pests in agricultural landscapes. Annals of applied biology 160:97-113.</w:t>
      </w:r>
    </w:p>
    <w:p w14:paraId="56016E0E" w14:textId="77777777" w:rsidR="001D42B4" w:rsidRPr="001D42B4" w:rsidRDefault="001D42B4" w:rsidP="001D42B4">
      <w:pPr>
        <w:pStyle w:val="EndNoteBibliography"/>
        <w:spacing w:after="0"/>
        <w:ind w:left="720" w:hanging="720"/>
        <w:rPr>
          <w:noProof/>
        </w:rPr>
      </w:pPr>
      <w:r w:rsidRPr="001D42B4">
        <w:rPr>
          <w:noProof/>
        </w:rPr>
        <w:t>Michalko, R., S. Pekar, and M. H. Entling. 2019a. An updated perspective on spiders as generalist predators in biological control. Oecologia 189:21-36.</w:t>
      </w:r>
    </w:p>
    <w:p w14:paraId="443C51D2" w14:textId="77777777" w:rsidR="001D42B4" w:rsidRPr="001D42B4" w:rsidRDefault="001D42B4" w:rsidP="001D42B4">
      <w:pPr>
        <w:pStyle w:val="EndNoteBibliography"/>
        <w:spacing w:after="0"/>
        <w:ind w:left="720" w:hanging="720"/>
        <w:rPr>
          <w:noProof/>
        </w:rPr>
      </w:pPr>
      <w:r w:rsidRPr="001D42B4">
        <w:rPr>
          <w:noProof/>
        </w:rPr>
        <w:t>Michalko, R., S. Pekár, and M. H. Entling. 2019b. An updated perspective on spiders as generalist predators in biological control. Oecologia 189:21-36.</w:t>
      </w:r>
    </w:p>
    <w:p w14:paraId="173E3526" w14:textId="77777777" w:rsidR="001D42B4" w:rsidRPr="001D42B4" w:rsidRDefault="001D42B4" w:rsidP="001D42B4">
      <w:pPr>
        <w:pStyle w:val="EndNoteBibliography"/>
        <w:spacing w:after="0"/>
        <w:ind w:left="720" w:hanging="720"/>
        <w:rPr>
          <w:noProof/>
        </w:rPr>
      </w:pPr>
      <w:r w:rsidRPr="001D42B4">
        <w:rPr>
          <w:noProof/>
        </w:rPr>
        <w:t>Newton, J. 2016. Stable isotopes as tools in ecological research. eLS:1-8.</w:t>
      </w:r>
    </w:p>
    <w:p w14:paraId="30236650" w14:textId="77777777" w:rsidR="001D42B4" w:rsidRPr="001D42B4" w:rsidRDefault="001D42B4" w:rsidP="001D42B4">
      <w:pPr>
        <w:pStyle w:val="EndNoteBibliography"/>
        <w:spacing w:after="0"/>
        <w:ind w:left="720" w:hanging="720"/>
        <w:rPr>
          <w:noProof/>
        </w:rPr>
      </w:pPr>
      <w:r w:rsidRPr="001D42B4">
        <w:rPr>
          <w:noProof/>
        </w:rPr>
        <w:t>Nyffeler, M. 1999. Prey selection of spiders in the field. Journal of Arachnology:317-324.</w:t>
      </w:r>
    </w:p>
    <w:p w14:paraId="29E4712C" w14:textId="77777777" w:rsidR="001D42B4" w:rsidRPr="001D42B4" w:rsidRDefault="001D42B4" w:rsidP="001D42B4">
      <w:pPr>
        <w:pStyle w:val="EndNoteBibliography"/>
        <w:spacing w:after="0"/>
        <w:ind w:left="720" w:hanging="720"/>
        <w:rPr>
          <w:noProof/>
        </w:rPr>
      </w:pPr>
      <w:r w:rsidRPr="001D42B4">
        <w:rPr>
          <w:noProof/>
        </w:rPr>
        <w:t>Petrakova, L., R. Michalko, P. Loverre, L. Sentenska, S. Korenko, and S. Pekar. 2016. Intraguild predation among spiders and their effect on the pear psylla during winter. Agriculture, Ecosystems &amp; Environment 233:67-74.</w:t>
      </w:r>
    </w:p>
    <w:p w14:paraId="6227CA8B" w14:textId="77777777" w:rsidR="001D42B4" w:rsidRPr="001D42B4" w:rsidRDefault="001D42B4" w:rsidP="001D42B4">
      <w:pPr>
        <w:pStyle w:val="EndNoteBibliography"/>
        <w:spacing w:after="0"/>
        <w:ind w:left="720" w:hanging="720"/>
        <w:rPr>
          <w:noProof/>
        </w:rPr>
      </w:pPr>
      <w:r w:rsidRPr="001D42B4">
        <w:rPr>
          <w:noProof/>
        </w:rPr>
        <w:t>Phillips, D. L., and P. L. Koch. 2002. Incorporating concentration dependence in stable isotope mixing models. Oecologia 130:114-125.</w:t>
      </w:r>
    </w:p>
    <w:p w14:paraId="00B0506F" w14:textId="77777777" w:rsidR="001D42B4" w:rsidRPr="001D42B4" w:rsidRDefault="001D42B4" w:rsidP="001D42B4">
      <w:pPr>
        <w:pStyle w:val="EndNoteBibliography"/>
        <w:spacing w:after="0"/>
        <w:ind w:left="720" w:hanging="720"/>
        <w:rPr>
          <w:noProof/>
        </w:rPr>
      </w:pPr>
      <w:r w:rsidRPr="001D42B4">
        <w:rPr>
          <w:noProof/>
        </w:rPr>
        <w:t>Porcel, M., G. K. Andersson, J. Pålsson, and M. Tasin. 2018. Organic management in apple orchards: higher impacts on biological control than on pollination. Journal of Applied Ecology 55:2779-2789.</w:t>
      </w:r>
    </w:p>
    <w:p w14:paraId="3435638E" w14:textId="77777777" w:rsidR="001D42B4" w:rsidRPr="001D42B4" w:rsidRDefault="001D42B4" w:rsidP="001D42B4">
      <w:pPr>
        <w:pStyle w:val="EndNoteBibliography"/>
        <w:spacing w:after="0"/>
        <w:ind w:left="720" w:hanging="720"/>
        <w:rPr>
          <w:noProof/>
        </w:rPr>
      </w:pPr>
      <w:r w:rsidRPr="001D42B4">
        <w:rPr>
          <w:noProof/>
        </w:rPr>
        <w:t>Post, D. M. 2002. Using stable isotopes to estimate trophic position: models, methods, and assumptions. Ecology 83:703-718.</w:t>
      </w:r>
    </w:p>
    <w:p w14:paraId="5748B568" w14:textId="77777777" w:rsidR="001D42B4" w:rsidRPr="001D42B4" w:rsidRDefault="001D42B4" w:rsidP="001D42B4">
      <w:pPr>
        <w:pStyle w:val="EndNoteBibliography"/>
        <w:spacing w:after="0"/>
        <w:ind w:left="720" w:hanging="720"/>
        <w:rPr>
          <w:noProof/>
        </w:rPr>
      </w:pPr>
      <w:r w:rsidRPr="001D42B4">
        <w:rPr>
          <w:noProof/>
        </w:rPr>
        <w:t>Prasad, R., and W. Snyder. 2006. Polyphagy complicates conservation biological control that targets generalist predators. Journal of Applied Ecology 43:343-352.</w:t>
      </w:r>
    </w:p>
    <w:p w14:paraId="6CA48133" w14:textId="77777777" w:rsidR="001D42B4" w:rsidRPr="001D42B4" w:rsidRDefault="001D42B4" w:rsidP="001D42B4">
      <w:pPr>
        <w:pStyle w:val="EndNoteBibliography"/>
        <w:spacing w:after="0"/>
        <w:ind w:left="720" w:hanging="720"/>
        <w:rPr>
          <w:noProof/>
        </w:rPr>
      </w:pPr>
      <w:r w:rsidRPr="001D42B4">
        <w:rPr>
          <w:noProof/>
        </w:rPr>
        <w:t>R Core Team. 2021. R: A language and environment for statistical computing. R Foundation for Statistical Computing, Vienna, Austria.</w:t>
      </w:r>
    </w:p>
    <w:p w14:paraId="3CE92ABF" w14:textId="77777777" w:rsidR="001D42B4" w:rsidRPr="001D42B4" w:rsidRDefault="001D42B4" w:rsidP="001D42B4">
      <w:pPr>
        <w:pStyle w:val="EndNoteBibliography"/>
        <w:spacing w:after="0"/>
        <w:ind w:left="720" w:hanging="720"/>
        <w:rPr>
          <w:noProof/>
        </w:rPr>
      </w:pPr>
      <w:r w:rsidRPr="001D42B4">
        <w:rPr>
          <w:noProof/>
        </w:rPr>
        <w:t>Roubinet, E., K. Birkhofer, G. Malsher, K. Staudacher, B. Ekbom, M. Traugott, and M. Jonsson. 2017. Diet of generalist predators reflects effects of cropping period and farming system on extra</w:t>
      </w:r>
      <w:r w:rsidRPr="001D42B4">
        <w:rPr>
          <w:rFonts w:ascii="微軟正黑體" w:eastAsia="微軟正黑體" w:hAnsi="微軟正黑體" w:cs="微軟正黑體" w:hint="eastAsia"/>
          <w:noProof/>
        </w:rPr>
        <w:t>‐</w:t>
      </w:r>
      <w:r w:rsidRPr="001D42B4">
        <w:rPr>
          <w:noProof/>
        </w:rPr>
        <w:t>and intraguild prey. Ecological Applications 27:1167-1177.</w:t>
      </w:r>
    </w:p>
    <w:p w14:paraId="2EAFEADA" w14:textId="77777777" w:rsidR="001D42B4" w:rsidRPr="001D42B4" w:rsidRDefault="001D42B4" w:rsidP="001D42B4">
      <w:pPr>
        <w:pStyle w:val="EndNoteBibliography"/>
        <w:spacing w:after="0"/>
        <w:ind w:left="720" w:hanging="720"/>
        <w:rPr>
          <w:noProof/>
        </w:rPr>
      </w:pPr>
      <w:r w:rsidRPr="001D42B4">
        <w:rPr>
          <w:noProof/>
        </w:rPr>
        <w:t>Roubinet, E., T. Jonsson, G. Malsher, K. Staudacher, M. Traugott, B. Ekbom, and M. Jonsson. 2018. High redundancy as well as complementary prey choice characterize generalist predator food webs in agroecosystems. Scientific Reports 8:1-10.</w:t>
      </w:r>
    </w:p>
    <w:p w14:paraId="6F23906E" w14:textId="77777777" w:rsidR="001D42B4" w:rsidRPr="001D42B4" w:rsidRDefault="001D42B4" w:rsidP="001D42B4">
      <w:pPr>
        <w:pStyle w:val="EndNoteBibliography"/>
        <w:spacing w:after="0"/>
        <w:ind w:left="720" w:hanging="720"/>
        <w:rPr>
          <w:noProof/>
        </w:rPr>
      </w:pPr>
      <w:r w:rsidRPr="001D42B4">
        <w:rPr>
          <w:noProof/>
        </w:rPr>
        <w:t xml:space="preserve">Rusch, A., R. Chaplin-Kramer, M. M. Gardiner, V. Hawro, J. Holland, D. Landis, C. Thies, T. Tscharntke, W. W. Weisser, and C. Winqvist. 2016. Agricultural landscape simplification reduces natural pest </w:t>
      </w:r>
      <w:r w:rsidRPr="001D42B4">
        <w:rPr>
          <w:noProof/>
        </w:rPr>
        <w:lastRenderedPageBreak/>
        <w:t>control: A quantitative synthesis. Agriculture, Ecosystems &amp; Environment 221:198-204.</w:t>
      </w:r>
    </w:p>
    <w:p w14:paraId="5F24094B" w14:textId="77777777" w:rsidR="001D42B4" w:rsidRPr="001D42B4" w:rsidRDefault="001D42B4" w:rsidP="001D42B4">
      <w:pPr>
        <w:pStyle w:val="EndNoteBibliography"/>
        <w:spacing w:after="0"/>
        <w:ind w:left="720" w:hanging="720"/>
        <w:rPr>
          <w:noProof/>
        </w:rPr>
      </w:pPr>
      <w:r w:rsidRPr="001D42B4">
        <w:rPr>
          <w:noProof/>
        </w:rPr>
        <w:t>Sanders, D., H. Nickel, T. Grützner, and C. Platner. 2008. Habitat structure mediates top–down effects of spiders and ants on herbivores. Basic and Applied Ecology 9:152-160.</w:t>
      </w:r>
    </w:p>
    <w:p w14:paraId="4098365F" w14:textId="77777777" w:rsidR="001D42B4" w:rsidRPr="001D42B4" w:rsidRDefault="001D42B4" w:rsidP="001D42B4">
      <w:pPr>
        <w:pStyle w:val="EndNoteBibliography"/>
        <w:spacing w:after="0"/>
        <w:ind w:left="720" w:hanging="720"/>
        <w:rPr>
          <w:noProof/>
        </w:rPr>
      </w:pPr>
      <w:r w:rsidRPr="001D42B4">
        <w:rPr>
          <w:noProof/>
        </w:rPr>
        <w:t>Schmitz, O. J. 2008. Effects of predator hunting mode on grassland ecosystem function. Science 319:952-954.</w:t>
      </w:r>
    </w:p>
    <w:p w14:paraId="5A2B5727" w14:textId="77777777" w:rsidR="001D42B4" w:rsidRPr="001D42B4" w:rsidRDefault="001D42B4" w:rsidP="001D42B4">
      <w:pPr>
        <w:pStyle w:val="EndNoteBibliography"/>
        <w:spacing w:after="0"/>
        <w:ind w:left="720" w:hanging="720"/>
        <w:rPr>
          <w:noProof/>
        </w:rPr>
      </w:pPr>
      <w:r w:rsidRPr="001D42B4">
        <w:rPr>
          <w:noProof/>
        </w:rPr>
        <w:t>Settle, W. H., H. Ariawan, E. T. Astuti, W. Cahyana, A. L. Hakim, D. Hindayana, and A. S. Lestari. 1996. Managing tropical rice pests through conservation of generalist natural enemies and alternative prey. Ecology 77:1975-1988.</w:t>
      </w:r>
    </w:p>
    <w:p w14:paraId="6302A185" w14:textId="77777777" w:rsidR="001D42B4" w:rsidRPr="001D42B4" w:rsidRDefault="001D42B4" w:rsidP="001D42B4">
      <w:pPr>
        <w:pStyle w:val="EndNoteBibliography"/>
        <w:spacing w:after="0"/>
        <w:ind w:left="720" w:hanging="720"/>
        <w:rPr>
          <w:noProof/>
        </w:rPr>
      </w:pPr>
      <w:r w:rsidRPr="001D42B4">
        <w:rPr>
          <w:noProof/>
        </w:rPr>
        <w:t>Stiling, P., and T. Cornelissen. 2005. What makes a successful biocontrol agent? A meta-analysis of biological control agent performance. Biological Control 34:236-246.</w:t>
      </w:r>
    </w:p>
    <w:p w14:paraId="238FBF10" w14:textId="77777777" w:rsidR="001D42B4" w:rsidRPr="001D42B4" w:rsidRDefault="001D42B4" w:rsidP="001D42B4">
      <w:pPr>
        <w:pStyle w:val="EndNoteBibliography"/>
        <w:spacing w:after="0"/>
        <w:ind w:left="720" w:hanging="720"/>
        <w:rPr>
          <w:noProof/>
        </w:rPr>
      </w:pPr>
      <w:r w:rsidRPr="001D42B4">
        <w:rPr>
          <w:noProof/>
        </w:rPr>
        <w:t>Stock, B., and B. Semmens. 2017. MixSIAR GUI user manual v3. 1. San Diego.</w:t>
      </w:r>
    </w:p>
    <w:p w14:paraId="07B5C98E" w14:textId="77777777" w:rsidR="001D42B4" w:rsidRPr="001D42B4" w:rsidRDefault="001D42B4" w:rsidP="001D42B4">
      <w:pPr>
        <w:pStyle w:val="EndNoteBibliography"/>
        <w:spacing w:after="0"/>
        <w:ind w:left="720" w:hanging="720"/>
        <w:rPr>
          <w:noProof/>
        </w:rPr>
      </w:pPr>
      <w:r w:rsidRPr="001D42B4">
        <w:rPr>
          <w:noProof/>
        </w:rPr>
        <w:t>Stock, B. C., and B. X. Semmens. 2016. Unifying error structures in commonly used biotracer mixing models. Ecology 97:2562-2569.</w:t>
      </w:r>
    </w:p>
    <w:p w14:paraId="1BDB0B34" w14:textId="77777777" w:rsidR="001D42B4" w:rsidRPr="001D42B4" w:rsidRDefault="001D42B4" w:rsidP="001D42B4">
      <w:pPr>
        <w:pStyle w:val="EndNoteBibliography"/>
        <w:spacing w:after="0"/>
        <w:ind w:left="720" w:hanging="720"/>
        <w:rPr>
          <w:noProof/>
        </w:rPr>
      </w:pPr>
      <w:r w:rsidRPr="001D42B4">
        <w:rPr>
          <w:noProof/>
        </w:rPr>
        <w:t>Straub, C. S., D. L. Finke, and W. E. Snyder. 2008. Are the conservation of natural enemy biodiversity and biological control compatible goals? Biological Control 45:225-237.</w:t>
      </w:r>
    </w:p>
    <w:p w14:paraId="71C53575" w14:textId="77777777" w:rsidR="001D42B4" w:rsidRPr="001D42B4" w:rsidRDefault="001D42B4" w:rsidP="001D42B4">
      <w:pPr>
        <w:pStyle w:val="EndNoteBibliography"/>
        <w:spacing w:after="0"/>
        <w:ind w:left="720" w:hanging="720"/>
        <w:rPr>
          <w:noProof/>
        </w:rPr>
      </w:pPr>
      <w:r w:rsidRPr="001D42B4">
        <w:rPr>
          <w:noProof/>
        </w:rPr>
        <w:t>Sun, J.-T., M.-M. Wang, Y.-K. Zhang, M.-P. Chapuis, X.-Y. Jiang, G. Hu, X.-M. Yang, C. Ge, X.-F. Xue, and X.-Y. Hong. 2015. Evidence for high dispersal ability and mito-nuclear discordance in the small brown planthopper, Laodelphax striatellus. Scientific Reports 5:1-10.</w:t>
      </w:r>
    </w:p>
    <w:p w14:paraId="72C62953" w14:textId="77777777" w:rsidR="001D42B4" w:rsidRPr="001D42B4" w:rsidRDefault="001D42B4" w:rsidP="001D42B4">
      <w:pPr>
        <w:pStyle w:val="EndNoteBibliography"/>
        <w:spacing w:after="0"/>
        <w:ind w:left="720" w:hanging="720"/>
        <w:rPr>
          <w:noProof/>
        </w:rPr>
      </w:pPr>
      <w:r w:rsidRPr="001D42B4">
        <w:rPr>
          <w:noProof/>
        </w:rPr>
        <w:t>Symondson, W., K. Sunderland, and M. Greenstone. 2002. Can generalist predators be effective biocontrol agents? Annual review of entomology 47:561-594.</w:t>
      </w:r>
    </w:p>
    <w:p w14:paraId="6865321C" w14:textId="77777777" w:rsidR="001D42B4" w:rsidRPr="001D42B4" w:rsidRDefault="001D42B4" w:rsidP="001D42B4">
      <w:pPr>
        <w:pStyle w:val="EndNoteBibliography"/>
        <w:spacing w:after="0"/>
        <w:ind w:left="720" w:hanging="720"/>
        <w:rPr>
          <w:noProof/>
        </w:rPr>
      </w:pPr>
      <w:r w:rsidRPr="001D42B4">
        <w:rPr>
          <w:noProof/>
        </w:rPr>
        <w:t>Whitney, T. D., M. I. Sitvarin, E. A. Roualdes, S. J. Bonner, and J. D. Harwood. 2018. Selectivity underlies the dissociation between seasonal prey availability and prey consumption in a generalist predator. Molecular ecology 27:1739-1748.</w:t>
      </w:r>
    </w:p>
    <w:p w14:paraId="3569D174" w14:textId="77777777" w:rsidR="001D42B4" w:rsidRPr="001D42B4" w:rsidRDefault="001D42B4" w:rsidP="001D42B4">
      <w:pPr>
        <w:pStyle w:val="EndNoteBibliography"/>
        <w:spacing w:after="0"/>
        <w:ind w:left="720" w:hanging="720"/>
        <w:rPr>
          <w:noProof/>
        </w:rPr>
      </w:pPr>
      <w:r w:rsidRPr="001D42B4">
        <w:rPr>
          <w:noProof/>
        </w:rPr>
        <w:t>Wise, D. H., D. M. Moldenhauer, and J. Halaj. 2006. Using stable isotopes to reveal shifts in prey consumption by generalist predators. Ecological Applications 16:865-876.</w:t>
      </w:r>
    </w:p>
    <w:p w14:paraId="6C52A4E5" w14:textId="77777777" w:rsidR="001D42B4" w:rsidRPr="001D42B4" w:rsidRDefault="001D42B4" w:rsidP="001D42B4">
      <w:pPr>
        <w:pStyle w:val="EndNoteBibliography"/>
        <w:ind w:left="720" w:hanging="720"/>
        <w:rPr>
          <w:noProof/>
        </w:rPr>
      </w:pPr>
      <w:r w:rsidRPr="001D42B4">
        <w:rPr>
          <w:noProof/>
        </w:rPr>
        <w:t>Zeileis, A., F. Cribari-Neto, B. Gruen, I. Kosmidis, A. B. Simas, A. V. Rocha, and M. A. Zeileis. 2016. Package ‘betareg’. R package 3:2.</w:t>
      </w:r>
    </w:p>
    <w:p w14:paraId="412D060E" w14:textId="37950E4E" w:rsidR="000600B7" w:rsidRDefault="000600B7">
      <w:pPr>
        <w:jc w:val="center"/>
        <w:rPr>
          <w:color w:val="FF0000"/>
        </w:rPr>
      </w:pPr>
      <w:r>
        <w:rPr>
          <w:color w:val="FF0000"/>
        </w:rPr>
        <w:fldChar w:fldCharType="end"/>
      </w:r>
      <w:r w:rsidR="00056389">
        <w:rPr>
          <w:color w:val="FF0000"/>
        </w:rPr>
        <w:br w:type="page"/>
      </w:r>
    </w:p>
    <w:p w14:paraId="774E11DC" w14:textId="77777777" w:rsidR="000600B7" w:rsidRDefault="00056389">
      <w:pPr>
        <w:jc w:val="center"/>
        <w:rPr>
          <w:b/>
          <w:bCs/>
          <w:szCs w:val="24"/>
        </w:rPr>
      </w:pPr>
      <w:r>
        <w:rPr>
          <w:rFonts w:hint="eastAsia"/>
          <w:b/>
          <w:bCs/>
          <w:szCs w:val="24"/>
        </w:rPr>
        <w:lastRenderedPageBreak/>
        <w:t>Appendix S1</w:t>
      </w:r>
    </w:p>
    <w:p w14:paraId="09102FC5" w14:textId="77777777"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4D053C02" w14:textId="77777777"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0600B7" w14:paraId="27ABC7DD"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CDBEF58" w14:textId="77777777" w:rsidR="000600B7" w:rsidRDefault="00056389">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7C79DBE8" w14:textId="77777777"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9F6446C" w14:textId="77777777" w:rsidR="000600B7" w:rsidRDefault="00056389">
            <w:pPr>
              <w:ind w:left="-572" w:firstLine="572"/>
              <w:rPr>
                <w:sz w:val="24"/>
                <w:szCs w:val="24"/>
              </w:rPr>
            </w:pPr>
            <w:r>
              <w:rPr>
                <w:sz w:val="24"/>
                <w:szCs w:val="24"/>
              </w:rPr>
              <w:t>Family/Genus</w:t>
            </w:r>
          </w:p>
        </w:tc>
      </w:tr>
      <w:tr w:rsidR="000600B7" w14:paraId="4AF57558"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041F40F5" w14:textId="77777777"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3E0B980C" w14:textId="77777777" w:rsidR="000600B7" w:rsidRDefault="00056389">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5DD4E22B" w14:textId="77777777" w:rsidR="000600B7" w:rsidRDefault="00056389">
            <w:pPr>
              <w:ind w:left="-572" w:firstLine="572"/>
              <w:rPr>
                <w:sz w:val="24"/>
                <w:szCs w:val="24"/>
              </w:rPr>
            </w:pPr>
            <w:r>
              <w:rPr>
                <w:sz w:val="24"/>
                <w:szCs w:val="24"/>
              </w:rPr>
              <w:t>Araneidae</w:t>
            </w:r>
          </w:p>
        </w:tc>
      </w:tr>
      <w:tr w:rsidR="000600B7" w14:paraId="0570F844" w14:textId="77777777">
        <w:trPr>
          <w:trHeight w:hRule="exact" w:val="368"/>
        </w:trPr>
        <w:tc>
          <w:tcPr>
            <w:tcW w:w="2410" w:type="dxa"/>
            <w:shd w:val="clear" w:color="auto" w:fill="auto"/>
            <w:tcMar>
              <w:top w:w="80" w:type="dxa"/>
              <w:left w:w="80" w:type="dxa"/>
              <w:bottom w:w="80" w:type="dxa"/>
              <w:right w:w="80" w:type="dxa"/>
            </w:tcMar>
            <w:vAlign w:val="center"/>
          </w:tcPr>
          <w:p w14:paraId="45A3961F" w14:textId="77777777" w:rsidR="000600B7" w:rsidRDefault="000600B7">
            <w:pPr>
              <w:ind w:left="-572" w:firstLine="572"/>
              <w:rPr>
                <w:sz w:val="24"/>
                <w:szCs w:val="24"/>
              </w:rPr>
            </w:pPr>
          </w:p>
        </w:tc>
        <w:tc>
          <w:tcPr>
            <w:tcW w:w="2151" w:type="dxa"/>
            <w:shd w:val="clear" w:color="auto" w:fill="auto"/>
            <w:vAlign w:val="center"/>
          </w:tcPr>
          <w:p w14:paraId="2FC30558"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67B0D1E4" w14:textId="77777777" w:rsidR="000600B7" w:rsidRDefault="00056389">
            <w:pPr>
              <w:ind w:left="-572" w:firstLine="572"/>
              <w:rPr>
                <w:sz w:val="24"/>
                <w:szCs w:val="24"/>
              </w:rPr>
            </w:pPr>
            <w:r>
              <w:rPr>
                <w:sz w:val="24"/>
                <w:szCs w:val="24"/>
              </w:rPr>
              <w:t>Clubionidae</w:t>
            </w:r>
          </w:p>
        </w:tc>
      </w:tr>
      <w:tr w:rsidR="000600B7" w14:paraId="5CEF70C6" w14:textId="77777777">
        <w:trPr>
          <w:trHeight w:hRule="exact" w:val="368"/>
        </w:trPr>
        <w:tc>
          <w:tcPr>
            <w:tcW w:w="2410" w:type="dxa"/>
            <w:shd w:val="clear" w:color="auto" w:fill="auto"/>
            <w:tcMar>
              <w:top w:w="80" w:type="dxa"/>
              <w:left w:w="80" w:type="dxa"/>
              <w:bottom w:w="80" w:type="dxa"/>
              <w:right w:w="80" w:type="dxa"/>
            </w:tcMar>
            <w:vAlign w:val="center"/>
          </w:tcPr>
          <w:p w14:paraId="59F0F369" w14:textId="77777777" w:rsidR="000600B7" w:rsidRDefault="000600B7">
            <w:pPr>
              <w:ind w:left="-572" w:firstLine="572"/>
              <w:rPr>
                <w:sz w:val="24"/>
                <w:szCs w:val="24"/>
              </w:rPr>
            </w:pPr>
          </w:p>
        </w:tc>
        <w:tc>
          <w:tcPr>
            <w:tcW w:w="2151" w:type="dxa"/>
            <w:shd w:val="clear" w:color="auto" w:fill="auto"/>
            <w:vAlign w:val="center"/>
          </w:tcPr>
          <w:p w14:paraId="0BB6F184"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45C1DCA" w14:textId="77777777" w:rsidR="000600B7" w:rsidRDefault="00056389">
            <w:pPr>
              <w:ind w:left="-572" w:firstLine="572"/>
              <w:rPr>
                <w:sz w:val="24"/>
                <w:szCs w:val="24"/>
              </w:rPr>
            </w:pPr>
            <w:r>
              <w:rPr>
                <w:sz w:val="24"/>
                <w:szCs w:val="24"/>
              </w:rPr>
              <w:t>Oxyopidae</w:t>
            </w:r>
          </w:p>
        </w:tc>
      </w:tr>
      <w:tr w:rsidR="000600B7" w14:paraId="3F5D072D" w14:textId="77777777">
        <w:trPr>
          <w:trHeight w:hRule="exact" w:val="368"/>
        </w:trPr>
        <w:tc>
          <w:tcPr>
            <w:tcW w:w="2410" w:type="dxa"/>
            <w:shd w:val="clear" w:color="auto" w:fill="auto"/>
            <w:tcMar>
              <w:top w:w="80" w:type="dxa"/>
              <w:left w:w="80" w:type="dxa"/>
              <w:bottom w:w="80" w:type="dxa"/>
              <w:right w:w="80" w:type="dxa"/>
            </w:tcMar>
            <w:vAlign w:val="center"/>
          </w:tcPr>
          <w:p w14:paraId="68C64414" w14:textId="77777777" w:rsidR="000600B7" w:rsidRDefault="000600B7">
            <w:pPr>
              <w:ind w:left="-572" w:firstLine="572"/>
              <w:rPr>
                <w:sz w:val="24"/>
                <w:szCs w:val="24"/>
              </w:rPr>
            </w:pPr>
          </w:p>
        </w:tc>
        <w:tc>
          <w:tcPr>
            <w:tcW w:w="2151" w:type="dxa"/>
            <w:shd w:val="clear" w:color="auto" w:fill="auto"/>
            <w:vAlign w:val="center"/>
          </w:tcPr>
          <w:p w14:paraId="192E9F8A"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2CAB36AB" w14:textId="77777777" w:rsidR="000600B7" w:rsidRDefault="00056389">
            <w:pPr>
              <w:ind w:left="-572" w:firstLine="572"/>
              <w:rPr>
                <w:sz w:val="24"/>
                <w:szCs w:val="24"/>
              </w:rPr>
            </w:pPr>
            <w:r>
              <w:rPr>
                <w:sz w:val="24"/>
                <w:szCs w:val="24"/>
              </w:rPr>
              <w:t>Tetragnathidae</w:t>
            </w:r>
          </w:p>
        </w:tc>
      </w:tr>
      <w:tr w:rsidR="000600B7" w14:paraId="0CFF45C1" w14:textId="77777777">
        <w:trPr>
          <w:trHeight w:hRule="exact" w:val="368"/>
        </w:trPr>
        <w:tc>
          <w:tcPr>
            <w:tcW w:w="2410" w:type="dxa"/>
            <w:shd w:val="clear" w:color="auto" w:fill="auto"/>
            <w:tcMar>
              <w:top w:w="80" w:type="dxa"/>
              <w:left w:w="80" w:type="dxa"/>
              <w:bottom w:w="80" w:type="dxa"/>
              <w:right w:w="80" w:type="dxa"/>
            </w:tcMar>
            <w:vAlign w:val="center"/>
          </w:tcPr>
          <w:p w14:paraId="6EE92701" w14:textId="77777777" w:rsidR="000600B7" w:rsidRDefault="000600B7">
            <w:pPr>
              <w:ind w:left="-572" w:firstLine="572"/>
              <w:rPr>
                <w:sz w:val="24"/>
                <w:szCs w:val="24"/>
              </w:rPr>
            </w:pPr>
          </w:p>
        </w:tc>
        <w:tc>
          <w:tcPr>
            <w:tcW w:w="2151" w:type="dxa"/>
            <w:shd w:val="clear" w:color="auto" w:fill="auto"/>
            <w:vAlign w:val="center"/>
          </w:tcPr>
          <w:p w14:paraId="018A5385"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2B2B610" w14:textId="77777777" w:rsidR="000600B7" w:rsidRDefault="00056389">
            <w:pPr>
              <w:ind w:left="-572" w:firstLine="572"/>
              <w:rPr>
                <w:sz w:val="24"/>
                <w:szCs w:val="24"/>
              </w:rPr>
            </w:pPr>
            <w:r>
              <w:rPr>
                <w:sz w:val="24"/>
                <w:szCs w:val="24"/>
              </w:rPr>
              <w:t>Thomisidae</w:t>
            </w:r>
          </w:p>
        </w:tc>
      </w:tr>
      <w:tr w:rsidR="000600B7" w14:paraId="23B23D85" w14:textId="77777777">
        <w:trPr>
          <w:trHeight w:hRule="exact" w:val="368"/>
        </w:trPr>
        <w:tc>
          <w:tcPr>
            <w:tcW w:w="2410" w:type="dxa"/>
            <w:shd w:val="clear" w:color="auto" w:fill="auto"/>
            <w:tcMar>
              <w:top w:w="80" w:type="dxa"/>
              <w:left w:w="80" w:type="dxa"/>
              <w:bottom w:w="80" w:type="dxa"/>
              <w:right w:w="80" w:type="dxa"/>
            </w:tcMar>
            <w:vAlign w:val="center"/>
          </w:tcPr>
          <w:p w14:paraId="3823B619" w14:textId="77777777" w:rsidR="000600B7" w:rsidRDefault="000600B7">
            <w:pPr>
              <w:ind w:left="-572" w:firstLine="572"/>
              <w:rPr>
                <w:sz w:val="24"/>
                <w:szCs w:val="24"/>
              </w:rPr>
            </w:pPr>
          </w:p>
        </w:tc>
        <w:tc>
          <w:tcPr>
            <w:tcW w:w="2151" w:type="dxa"/>
            <w:shd w:val="clear" w:color="auto" w:fill="auto"/>
            <w:vAlign w:val="center"/>
          </w:tcPr>
          <w:p w14:paraId="4D0DA905"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201A155C" w14:textId="77777777" w:rsidR="000600B7" w:rsidRDefault="00056389">
            <w:pPr>
              <w:ind w:left="-572" w:firstLine="572"/>
              <w:rPr>
                <w:sz w:val="24"/>
                <w:szCs w:val="24"/>
              </w:rPr>
            </w:pPr>
            <w:r>
              <w:rPr>
                <w:bCs/>
                <w:sz w:val="24"/>
                <w:szCs w:val="24"/>
              </w:rPr>
              <w:t>Carabidae</w:t>
            </w:r>
          </w:p>
        </w:tc>
      </w:tr>
      <w:tr w:rsidR="000600B7" w14:paraId="1BA94757" w14:textId="77777777">
        <w:trPr>
          <w:trHeight w:hRule="exact" w:val="368"/>
        </w:trPr>
        <w:tc>
          <w:tcPr>
            <w:tcW w:w="2410" w:type="dxa"/>
            <w:shd w:val="clear" w:color="auto" w:fill="auto"/>
            <w:tcMar>
              <w:top w:w="80" w:type="dxa"/>
              <w:left w:w="80" w:type="dxa"/>
              <w:bottom w:w="80" w:type="dxa"/>
              <w:right w:w="80" w:type="dxa"/>
            </w:tcMar>
            <w:vAlign w:val="center"/>
          </w:tcPr>
          <w:p w14:paraId="07EEDBA8" w14:textId="77777777" w:rsidR="000600B7" w:rsidRDefault="000600B7">
            <w:pPr>
              <w:ind w:left="-572" w:firstLine="572"/>
              <w:rPr>
                <w:sz w:val="24"/>
                <w:szCs w:val="24"/>
              </w:rPr>
            </w:pPr>
          </w:p>
        </w:tc>
        <w:tc>
          <w:tcPr>
            <w:tcW w:w="2151" w:type="dxa"/>
            <w:shd w:val="clear" w:color="auto" w:fill="auto"/>
            <w:vAlign w:val="center"/>
          </w:tcPr>
          <w:p w14:paraId="716D6251"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0C61B6AA" w14:textId="77777777" w:rsidR="000600B7" w:rsidRDefault="00056389">
            <w:pPr>
              <w:ind w:left="-572" w:firstLine="572"/>
              <w:rPr>
                <w:sz w:val="24"/>
                <w:szCs w:val="24"/>
              </w:rPr>
            </w:pPr>
            <w:r>
              <w:rPr>
                <w:sz w:val="24"/>
                <w:szCs w:val="24"/>
              </w:rPr>
              <w:t>Coccinellidae</w:t>
            </w:r>
          </w:p>
        </w:tc>
      </w:tr>
      <w:tr w:rsidR="000600B7" w14:paraId="1FA41F7F" w14:textId="77777777">
        <w:trPr>
          <w:trHeight w:hRule="exact" w:val="368"/>
        </w:trPr>
        <w:tc>
          <w:tcPr>
            <w:tcW w:w="2410" w:type="dxa"/>
            <w:shd w:val="clear" w:color="auto" w:fill="auto"/>
            <w:tcMar>
              <w:top w:w="80" w:type="dxa"/>
              <w:left w:w="80" w:type="dxa"/>
              <w:bottom w:w="80" w:type="dxa"/>
              <w:right w:w="80" w:type="dxa"/>
            </w:tcMar>
            <w:vAlign w:val="center"/>
          </w:tcPr>
          <w:p w14:paraId="48229532" w14:textId="77777777" w:rsidR="000600B7" w:rsidRDefault="0005638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71C268AA"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4A36493A" w14:textId="77777777" w:rsidR="000600B7" w:rsidRDefault="00056389">
            <w:pPr>
              <w:ind w:left="-572" w:firstLine="572"/>
              <w:rPr>
                <w:sz w:val="24"/>
                <w:szCs w:val="24"/>
              </w:rPr>
            </w:pPr>
            <w:r>
              <w:rPr>
                <w:sz w:val="24"/>
                <w:szCs w:val="24"/>
              </w:rPr>
              <w:t>Cicadellidae/</w:t>
            </w:r>
            <w:r>
              <w:rPr>
                <w:i/>
                <w:sz w:val="24"/>
                <w:szCs w:val="24"/>
              </w:rPr>
              <w:t>Nephotettix</w:t>
            </w:r>
          </w:p>
        </w:tc>
      </w:tr>
      <w:tr w:rsidR="000600B7" w14:paraId="23FDE78B" w14:textId="77777777">
        <w:trPr>
          <w:trHeight w:hRule="exact" w:val="368"/>
        </w:trPr>
        <w:tc>
          <w:tcPr>
            <w:tcW w:w="2410" w:type="dxa"/>
            <w:shd w:val="clear" w:color="auto" w:fill="auto"/>
            <w:tcMar>
              <w:top w:w="80" w:type="dxa"/>
              <w:left w:w="80" w:type="dxa"/>
              <w:bottom w:w="80" w:type="dxa"/>
              <w:right w:w="80" w:type="dxa"/>
            </w:tcMar>
            <w:vAlign w:val="center"/>
          </w:tcPr>
          <w:p w14:paraId="7659146A" w14:textId="77777777" w:rsidR="000600B7" w:rsidRDefault="000600B7">
            <w:pPr>
              <w:ind w:left="-572" w:firstLine="572"/>
              <w:rPr>
                <w:sz w:val="24"/>
                <w:szCs w:val="24"/>
              </w:rPr>
            </w:pPr>
          </w:p>
        </w:tc>
        <w:tc>
          <w:tcPr>
            <w:tcW w:w="2151" w:type="dxa"/>
            <w:shd w:val="clear" w:color="auto" w:fill="auto"/>
            <w:vAlign w:val="center"/>
          </w:tcPr>
          <w:p w14:paraId="52711913"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57DBBD66" w14:textId="77777777" w:rsidR="000600B7" w:rsidRDefault="00056389">
            <w:pPr>
              <w:ind w:left="-572" w:firstLine="572"/>
              <w:rPr>
                <w:sz w:val="24"/>
                <w:szCs w:val="24"/>
              </w:rPr>
            </w:pPr>
            <w:r>
              <w:rPr>
                <w:sz w:val="24"/>
                <w:szCs w:val="24"/>
              </w:rPr>
              <w:t>Delphacidae/</w:t>
            </w:r>
            <w:r>
              <w:rPr>
                <w:i/>
                <w:sz w:val="24"/>
                <w:szCs w:val="24"/>
              </w:rPr>
              <w:t>Nilaparvata</w:t>
            </w:r>
          </w:p>
        </w:tc>
      </w:tr>
      <w:tr w:rsidR="000600B7" w14:paraId="148756D1" w14:textId="77777777">
        <w:trPr>
          <w:trHeight w:hRule="exact" w:val="368"/>
        </w:trPr>
        <w:tc>
          <w:tcPr>
            <w:tcW w:w="2410" w:type="dxa"/>
            <w:shd w:val="clear" w:color="auto" w:fill="auto"/>
            <w:tcMar>
              <w:top w:w="80" w:type="dxa"/>
              <w:left w:w="80" w:type="dxa"/>
              <w:bottom w:w="80" w:type="dxa"/>
              <w:right w:w="80" w:type="dxa"/>
            </w:tcMar>
            <w:vAlign w:val="center"/>
          </w:tcPr>
          <w:p w14:paraId="5EA89224" w14:textId="77777777" w:rsidR="000600B7" w:rsidRDefault="000600B7">
            <w:pPr>
              <w:ind w:left="-572" w:firstLine="572"/>
              <w:rPr>
                <w:sz w:val="24"/>
                <w:szCs w:val="24"/>
              </w:rPr>
            </w:pPr>
          </w:p>
        </w:tc>
        <w:tc>
          <w:tcPr>
            <w:tcW w:w="2151" w:type="dxa"/>
            <w:shd w:val="clear" w:color="auto" w:fill="auto"/>
            <w:vAlign w:val="center"/>
          </w:tcPr>
          <w:p w14:paraId="03FB5655"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5C2BB9E4" w14:textId="77777777" w:rsidR="000600B7" w:rsidRDefault="00056389">
            <w:pPr>
              <w:ind w:left="-572" w:firstLine="572"/>
              <w:rPr>
                <w:sz w:val="24"/>
                <w:szCs w:val="24"/>
              </w:rPr>
            </w:pPr>
            <w:r>
              <w:rPr>
                <w:sz w:val="24"/>
                <w:szCs w:val="24"/>
              </w:rPr>
              <w:t>Lygaeidae/</w:t>
            </w:r>
            <w:r>
              <w:rPr>
                <w:i/>
                <w:sz w:val="24"/>
                <w:szCs w:val="24"/>
              </w:rPr>
              <w:t>Pachybrachius</w:t>
            </w:r>
          </w:p>
        </w:tc>
      </w:tr>
      <w:tr w:rsidR="000600B7" w14:paraId="703572D7" w14:textId="77777777">
        <w:trPr>
          <w:trHeight w:hRule="exact" w:val="368"/>
        </w:trPr>
        <w:tc>
          <w:tcPr>
            <w:tcW w:w="2410" w:type="dxa"/>
            <w:shd w:val="clear" w:color="auto" w:fill="auto"/>
            <w:tcMar>
              <w:top w:w="80" w:type="dxa"/>
              <w:left w:w="80" w:type="dxa"/>
              <w:bottom w:w="80" w:type="dxa"/>
              <w:right w:w="80" w:type="dxa"/>
            </w:tcMar>
            <w:vAlign w:val="center"/>
          </w:tcPr>
          <w:p w14:paraId="271A547D" w14:textId="77777777" w:rsidR="000600B7" w:rsidRDefault="000600B7">
            <w:pPr>
              <w:ind w:left="-572" w:firstLine="572"/>
              <w:rPr>
                <w:sz w:val="24"/>
                <w:szCs w:val="24"/>
              </w:rPr>
            </w:pPr>
          </w:p>
        </w:tc>
        <w:tc>
          <w:tcPr>
            <w:tcW w:w="2151" w:type="dxa"/>
            <w:shd w:val="clear" w:color="auto" w:fill="auto"/>
            <w:vAlign w:val="center"/>
          </w:tcPr>
          <w:p w14:paraId="3827FA9B"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70C5D2D0" w14:textId="77777777" w:rsidR="000600B7" w:rsidRDefault="00056389">
            <w:pPr>
              <w:ind w:left="-572" w:firstLine="572"/>
              <w:rPr>
                <w:sz w:val="24"/>
                <w:szCs w:val="24"/>
              </w:rPr>
            </w:pPr>
            <w:r>
              <w:rPr>
                <w:sz w:val="24"/>
                <w:szCs w:val="24"/>
              </w:rPr>
              <w:t>Pentatomidae/</w:t>
            </w:r>
            <w:r>
              <w:rPr>
                <w:i/>
                <w:sz w:val="24"/>
                <w:szCs w:val="24"/>
              </w:rPr>
              <w:t>Scotinophara</w:t>
            </w:r>
          </w:p>
        </w:tc>
      </w:tr>
      <w:tr w:rsidR="000600B7" w14:paraId="24A0EA37" w14:textId="77777777">
        <w:trPr>
          <w:trHeight w:hRule="exact" w:val="368"/>
        </w:trPr>
        <w:tc>
          <w:tcPr>
            <w:tcW w:w="2410" w:type="dxa"/>
            <w:shd w:val="clear" w:color="auto" w:fill="auto"/>
            <w:tcMar>
              <w:top w:w="80" w:type="dxa"/>
              <w:left w:w="80" w:type="dxa"/>
              <w:bottom w:w="80" w:type="dxa"/>
              <w:right w:w="80" w:type="dxa"/>
            </w:tcMar>
            <w:vAlign w:val="center"/>
          </w:tcPr>
          <w:p w14:paraId="4D8396EB" w14:textId="77777777" w:rsidR="000600B7" w:rsidRDefault="000600B7">
            <w:pPr>
              <w:ind w:left="-572" w:firstLine="572"/>
              <w:rPr>
                <w:sz w:val="24"/>
                <w:szCs w:val="24"/>
              </w:rPr>
            </w:pPr>
          </w:p>
        </w:tc>
        <w:tc>
          <w:tcPr>
            <w:tcW w:w="2151" w:type="dxa"/>
            <w:shd w:val="clear" w:color="auto" w:fill="auto"/>
            <w:vAlign w:val="center"/>
          </w:tcPr>
          <w:p w14:paraId="4C41961A"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0B285065" w14:textId="77777777" w:rsidR="000600B7" w:rsidRDefault="00056389">
            <w:pPr>
              <w:ind w:left="-572" w:firstLine="572"/>
              <w:rPr>
                <w:sz w:val="24"/>
                <w:szCs w:val="24"/>
              </w:rPr>
            </w:pPr>
            <w:r>
              <w:rPr>
                <w:sz w:val="24"/>
                <w:szCs w:val="24"/>
              </w:rPr>
              <w:t>Hesperiidae</w:t>
            </w:r>
          </w:p>
        </w:tc>
      </w:tr>
      <w:tr w:rsidR="000600B7" w14:paraId="0D18F2BC" w14:textId="77777777">
        <w:trPr>
          <w:trHeight w:hRule="exact" w:val="368"/>
        </w:trPr>
        <w:tc>
          <w:tcPr>
            <w:tcW w:w="2410" w:type="dxa"/>
            <w:shd w:val="clear" w:color="auto" w:fill="auto"/>
            <w:tcMar>
              <w:top w:w="80" w:type="dxa"/>
              <w:left w:w="80" w:type="dxa"/>
              <w:bottom w:w="80" w:type="dxa"/>
              <w:right w:w="80" w:type="dxa"/>
            </w:tcMar>
            <w:vAlign w:val="center"/>
          </w:tcPr>
          <w:p w14:paraId="4C460A4F" w14:textId="77777777" w:rsidR="000600B7" w:rsidRDefault="000600B7">
            <w:pPr>
              <w:ind w:left="-572" w:firstLine="572"/>
              <w:rPr>
                <w:sz w:val="24"/>
                <w:szCs w:val="24"/>
              </w:rPr>
            </w:pPr>
          </w:p>
        </w:tc>
        <w:tc>
          <w:tcPr>
            <w:tcW w:w="2151" w:type="dxa"/>
            <w:shd w:val="clear" w:color="auto" w:fill="auto"/>
            <w:vAlign w:val="center"/>
          </w:tcPr>
          <w:p w14:paraId="360659BB"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2CAD3D64" w14:textId="77777777" w:rsidR="000600B7" w:rsidRDefault="00056389">
            <w:pPr>
              <w:ind w:left="-572" w:firstLine="572"/>
              <w:rPr>
                <w:sz w:val="24"/>
                <w:szCs w:val="24"/>
              </w:rPr>
            </w:pPr>
            <w:r>
              <w:rPr>
                <w:sz w:val="24"/>
                <w:szCs w:val="24"/>
              </w:rPr>
              <w:t>Pyralidae</w:t>
            </w:r>
          </w:p>
        </w:tc>
      </w:tr>
      <w:tr w:rsidR="000600B7" w14:paraId="16FB468E" w14:textId="77777777">
        <w:trPr>
          <w:trHeight w:hRule="exact" w:val="368"/>
        </w:trPr>
        <w:tc>
          <w:tcPr>
            <w:tcW w:w="2410" w:type="dxa"/>
            <w:shd w:val="clear" w:color="auto" w:fill="auto"/>
            <w:tcMar>
              <w:top w:w="80" w:type="dxa"/>
              <w:left w:w="80" w:type="dxa"/>
              <w:bottom w:w="80" w:type="dxa"/>
              <w:right w:w="80" w:type="dxa"/>
            </w:tcMar>
            <w:vAlign w:val="center"/>
          </w:tcPr>
          <w:p w14:paraId="1124BBC4" w14:textId="77777777" w:rsidR="000600B7" w:rsidRDefault="000600B7">
            <w:pPr>
              <w:ind w:left="-572" w:firstLine="572"/>
              <w:rPr>
                <w:sz w:val="24"/>
                <w:szCs w:val="24"/>
              </w:rPr>
            </w:pPr>
          </w:p>
        </w:tc>
        <w:tc>
          <w:tcPr>
            <w:tcW w:w="2151" w:type="dxa"/>
            <w:shd w:val="clear" w:color="auto" w:fill="auto"/>
            <w:vAlign w:val="center"/>
          </w:tcPr>
          <w:p w14:paraId="4943FAC9"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4FF8CDC8" w14:textId="77777777" w:rsidR="000600B7" w:rsidRDefault="00056389">
            <w:pPr>
              <w:ind w:left="-572" w:firstLine="572"/>
              <w:rPr>
                <w:sz w:val="24"/>
                <w:szCs w:val="24"/>
              </w:rPr>
            </w:pPr>
            <w:r>
              <w:rPr>
                <w:sz w:val="24"/>
              </w:rPr>
              <w:t>Nymphalidae</w:t>
            </w:r>
          </w:p>
        </w:tc>
      </w:tr>
      <w:tr w:rsidR="000600B7" w14:paraId="60C58407" w14:textId="77777777">
        <w:trPr>
          <w:trHeight w:hRule="exact" w:val="368"/>
        </w:trPr>
        <w:tc>
          <w:tcPr>
            <w:tcW w:w="2410" w:type="dxa"/>
            <w:shd w:val="clear" w:color="auto" w:fill="auto"/>
            <w:tcMar>
              <w:top w:w="80" w:type="dxa"/>
              <w:left w:w="80" w:type="dxa"/>
              <w:bottom w:w="80" w:type="dxa"/>
              <w:right w:w="80" w:type="dxa"/>
            </w:tcMar>
            <w:vAlign w:val="center"/>
          </w:tcPr>
          <w:p w14:paraId="40CE6158" w14:textId="77777777" w:rsidR="000600B7" w:rsidRDefault="000600B7">
            <w:pPr>
              <w:ind w:left="-572" w:firstLine="572"/>
              <w:rPr>
                <w:sz w:val="24"/>
                <w:szCs w:val="24"/>
              </w:rPr>
            </w:pPr>
          </w:p>
        </w:tc>
        <w:tc>
          <w:tcPr>
            <w:tcW w:w="2151" w:type="dxa"/>
            <w:shd w:val="clear" w:color="auto" w:fill="auto"/>
            <w:vAlign w:val="center"/>
          </w:tcPr>
          <w:p w14:paraId="487949CE"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70113FB2" w14:textId="77777777" w:rsidR="000600B7" w:rsidRDefault="00056389">
            <w:pPr>
              <w:ind w:left="-572" w:firstLine="572"/>
              <w:rPr>
                <w:sz w:val="24"/>
                <w:szCs w:val="24"/>
              </w:rPr>
            </w:pPr>
            <w:r>
              <w:rPr>
                <w:sz w:val="24"/>
                <w:szCs w:val="24"/>
              </w:rPr>
              <w:t>Pyrgomorphidae/</w:t>
            </w:r>
            <w:r>
              <w:rPr>
                <w:i/>
                <w:sz w:val="24"/>
                <w:szCs w:val="24"/>
              </w:rPr>
              <w:t>Atractomorpha</w:t>
            </w:r>
            <w:r>
              <w:rPr>
                <w:sz w:val="24"/>
                <w:szCs w:val="24"/>
              </w:rPr>
              <w:t xml:space="preserve"> </w:t>
            </w:r>
          </w:p>
        </w:tc>
      </w:tr>
      <w:tr w:rsidR="000600B7" w14:paraId="454878D7" w14:textId="77777777">
        <w:trPr>
          <w:trHeight w:hRule="exact" w:val="368"/>
        </w:trPr>
        <w:tc>
          <w:tcPr>
            <w:tcW w:w="2410" w:type="dxa"/>
            <w:shd w:val="clear" w:color="auto" w:fill="auto"/>
            <w:tcMar>
              <w:top w:w="80" w:type="dxa"/>
              <w:left w:w="80" w:type="dxa"/>
              <w:bottom w:w="80" w:type="dxa"/>
              <w:right w:w="80" w:type="dxa"/>
            </w:tcMar>
            <w:vAlign w:val="center"/>
          </w:tcPr>
          <w:p w14:paraId="1466DDD5" w14:textId="77777777"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4958ED53"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739564C9" w14:textId="77777777" w:rsidR="000600B7" w:rsidRDefault="00056389">
            <w:pPr>
              <w:ind w:left="-572" w:firstLine="572"/>
              <w:rPr>
                <w:sz w:val="24"/>
                <w:szCs w:val="24"/>
              </w:rPr>
            </w:pPr>
            <w:r>
              <w:rPr>
                <w:sz w:val="24"/>
                <w:szCs w:val="24"/>
              </w:rPr>
              <w:t>Chrysomelidae</w:t>
            </w:r>
          </w:p>
        </w:tc>
      </w:tr>
      <w:tr w:rsidR="000600B7" w14:paraId="2A2E0851" w14:textId="77777777">
        <w:trPr>
          <w:trHeight w:hRule="exact" w:val="368"/>
        </w:trPr>
        <w:tc>
          <w:tcPr>
            <w:tcW w:w="2410" w:type="dxa"/>
            <w:shd w:val="clear" w:color="auto" w:fill="auto"/>
            <w:tcMar>
              <w:top w:w="80" w:type="dxa"/>
              <w:left w:w="80" w:type="dxa"/>
              <w:bottom w:w="80" w:type="dxa"/>
              <w:right w:w="80" w:type="dxa"/>
            </w:tcMar>
            <w:vAlign w:val="center"/>
          </w:tcPr>
          <w:p w14:paraId="0850B9D5" w14:textId="77777777" w:rsidR="000600B7" w:rsidRDefault="000600B7">
            <w:pPr>
              <w:ind w:left="-572" w:firstLine="572"/>
              <w:rPr>
                <w:sz w:val="24"/>
                <w:szCs w:val="24"/>
              </w:rPr>
            </w:pPr>
          </w:p>
        </w:tc>
        <w:tc>
          <w:tcPr>
            <w:tcW w:w="2151" w:type="dxa"/>
            <w:shd w:val="clear" w:color="auto" w:fill="auto"/>
            <w:vAlign w:val="center"/>
          </w:tcPr>
          <w:p w14:paraId="1BF5DF2C"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427F56B4" w14:textId="77777777" w:rsidR="000600B7" w:rsidRDefault="00056389">
            <w:pPr>
              <w:ind w:left="-572" w:firstLine="572"/>
              <w:rPr>
                <w:sz w:val="24"/>
                <w:szCs w:val="24"/>
              </w:rPr>
            </w:pPr>
            <w:r>
              <w:rPr>
                <w:sz w:val="24"/>
                <w:szCs w:val="24"/>
              </w:rPr>
              <w:t>Acrididae</w:t>
            </w:r>
          </w:p>
        </w:tc>
      </w:tr>
      <w:tr w:rsidR="000600B7" w14:paraId="50FAFFF4" w14:textId="77777777">
        <w:trPr>
          <w:trHeight w:hRule="exact" w:val="368"/>
        </w:trPr>
        <w:tc>
          <w:tcPr>
            <w:tcW w:w="2410" w:type="dxa"/>
            <w:shd w:val="clear" w:color="auto" w:fill="auto"/>
            <w:tcMar>
              <w:top w:w="80" w:type="dxa"/>
              <w:left w:w="80" w:type="dxa"/>
              <w:bottom w:w="80" w:type="dxa"/>
              <w:right w:w="80" w:type="dxa"/>
            </w:tcMar>
            <w:vAlign w:val="center"/>
          </w:tcPr>
          <w:p w14:paraId="4301C57F" w14:textId="77777777" w:rsidR="000600B7" w:rsidRDefault="00056389">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36026A36"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15B161A0" w14:textId="77777777" w:rsidR="000600B7" w:rsidRDefault="00056389">
            <w:pPr>
              <w:ind w:left="-572" w:firstLine="572"/>
              <w:rPr>
                <w:sz w:val="24"/>
                <w:szCs w:val="24"/>
              </w:rPr>
            </w:pPr>
            <w:r>
              <w:rPr>
                <w:sz w:val="24"/>
                <w:szCs w:val="24"/>
              </w:rPr>
              <w:t>Chironomidae</w:t>
            </w:r>
          </w:p>
        </w:tc>
      </w:tr>
      <w:tr w:rsidR="000600B7" w14:paraId="22E190AA" w14:textId="77777777">
        <w:trPr>
          <w:trHeight w:hRule="exact" w:val="368"/>
        </w:trPr>
        <w:tc>
          <w:tcPr>
            <w:tcW w:w="2410" w:type="dxa"/>
            <w:shd w:val="clear" w:color="auto" w:fill="auto"/>
            <w:tcMar>
              <w:top w:w="80" w:type="dxa"/>
              <w:left w:w="80" w:type="dxa"/>
              <w:bottom w:w="80" w:type="dxa"/>
              <w:right w:w="80" w:type="dxa"/>
            </w:tcMar>
            <w:vAlign w:val="center"/>
          </w:tcPr>
          <w:p w14:paraId="483A22C2" w14:textId="77777777" w:rsidR="000600B7" w:rsidRDefault="000600B7">
            <w:pPr>
              <w:ind w:left="-572" w:firstLine="572"/>
              <w:rPr>
                <w:sz w:val="24"/>
                <w:szCs w:val="24"/>
              </w:rPr>
            </w:pPr>
          </w:p>
        </w:tc>
        <w:tc>
          <w:tcPr>
            <w:tcW w:w="2151" w:type="dxa"/>
            <w:shd w:val="clear" w:color="auto" w:fill="auto"/>
            <w:vAlign w:val="center"/>
          </w:tcPr>
          <w:p w14:paraId="795454A0"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33F6A66" w14:textId="77777777" w:rsidR="000600B7" w:rsidRDefault="00056389">
            <w:pPr>
              <w:ind w:left="-572" w:firstLine="572"/>
              <w:rPr>
                <w:sz w:val="24"/>
                <w:szCs w:val="24"/>
              </w:rPr>
            </w:pPr>
            <w:r>
              <w:rPr>
                <w:sz w:val="24"/>
                <w:szCs w:val="24"/>
              </w:rPr>
              <w:t>Chloropidae</w:t>
            </w:r>
          </w:p>
        </w:tc>
      </w:tr>
      <w:tr w:rsidR="000600B7" w14:paraId="6D60EB06" w14:textId="77777777">
        <w:trPr>
          <w:trHeight w:hRule="exact" w:val="368"/>
        </w:trPr>
        <w:tc>
          <w:tcPr>
            <w:tcW w:w="2410" w:type="dxa"/>
            <w:shd w:val="clear" w:color="auto" w:fill="auto"/>
            <w:tcMar>
              <w:top w:w="80" w:type="dxa"/>
              <w:left w:w="80" w:type="dxa"/>
              <w:bottom w:w="80" w:type="dxa"/>
              <w:right w:w="80" w:type="dxa"/>
            </w:tcMar>
            <w:vAlign w:val="center"/>
          </w:tcPr>
          <w:p w14:paraId="427799C8" w14:textId="77777777" w:rsidR="000600B7" w:rsidRDefault="000600B7">
            <w:pPr>
              <w:ind w:left="-572" w:firstLine="572"/>
              <w:rPr>
                <w:sz w:val="24"/>
                <w:szCs w:val="24"/>
              </w:rPr>
            </w:pPr>
          </w:p>
        </w:tc>
        <w:tc>
          <w:tcPr>
            <w:tcW w:w="2151" w:type="dxa"/>
            <w:shd w:val="clear" w:color="auto" w:fill="auto"/>
            <w:vAlign w:val="center"/>
          </w:tcPr>
          <w:p w14:paraId="01536733"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7AAC553" w14:textId="77777777" w:rsidR="000600B7" w:rsidRDefault="00056389">
            <w:pPr>
              <w:ind w:left="-572" w:firstLine="572"/>
              <w:rPr>
                <w:sz w:val="24"/>
                <w:szCs w:val="24"/>
              </w:rPr>
            </w:pPr>
            <w:r>
              <w:rPr>
                <w:sz w:val="24"/>
                <w:szCs w:val="24"/>
              </w:rPr>
              <w:t>Ephydridae</w:t>
            </w:r>
          </w:p>
        </w:tc>
      </w:tr>
      <w:tr w:rsidR="000600B7" w14:paraId="0B324C5A" w14:textId="77777777">
        <w:trPr>
          <w:trHeight w:hRule="exact" w:val="368"/>
        </w:trPr>
        <w:tc>
          <w:tcPr>
            <w:tcW w:w="2410" w:type="dxa"/>
            <w:shd w:val="clear" w:color="auto" w:fill="auto"/>
            <w:tcMar>
              <w:top w:w="80" w:type="dxa"/>
              <w:left w:w="80" w:type="dxa"/>
              <w:bottom w:w="80" w:type="dxa"/>
              <w:right w:w="80" w:type="dxa"/>
            </w:tcMar>
            <w:vAlign w:val="center"/>
          </w:tcPr>
          <w:p w14:paraId="3A2543E2" w14:textId="77777777" w:rsidR="000600B7" w:rsidRDefault="000600B7">
            <w:pPr>
              <w:ind w:left="-572" w:firstLine="572"/>
              <w:rPr>
                <w:sz w:val="24"/>
                <w:szCs w:val="24"/>
              </w:rPr>
            </w:pPr>
          </w:p>
        </w:tc>
        <w:tc>
          <w:tcPr>
            <w:tcW w:w="2151" w:type="dxa"/>
            <w:shd w:val="clear" w:color="auto" w:fill="auto"/>
            <w:vAlign w:val="center"/>
          </w:tcPr>
          <w:p w14:paraId="42AA14EF"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11F1FAE1" w14:textId="77777777" w:rsidR="000600B7" w:rsidRDefault="00056389">
            <w:pPr>
              <w:ind w:left="-572" w:firstLine="572"/>
              <w:rPr>
                <w:sz w:val="24"/>
                <w:szCs w:val="24"/>
              </w:rPr>
            </w:pPr>
            <w:r>
              <w:rPr>
                <w:sz w:val="24"/>
                <w:szCs w:val="24"/>
              </w:rPr>
              <w:t>Muscidae</w:t>
            </w:r>
          </w:p>
        </w:tc>
      </w:tr>
      <w:tr w:rsidR="000600B7" w14:paraId="20435A4A" w14:textId="77777777">
        <w:trPr>
          <w:trHeight w:hRule="exact" w:val="368"/>
        </w:trPr>
        <w:tc>
          <w:tcPr>
            <w:tcW w:w="2410" w:type="dxa"/>
            <w:shd w:val="clear" w:color="auto" w:fill="auto"/>
            <w:tcMar>
              <w:top w:w="80" w:type="dxa"/>
              <w:left w:w="80" w:type="dxa"/>
              <w:bottom w:w="80" w:type="dxa"/>
              <w:right w:w="80" w:type="dxa"/>
            </w:tcMar>
            <w:vAlign w:val="center"/>
          </w:tcPr>
          <w:p w14:paraId="23A7DE88" w14:textId="77777777" w:rsidR="000600B7" w:rsidRDefault="000600B7">
            <w:pPr>
              <w:ind w:left="-572" w:firstLine="572"/>
              <w:rPr>
                <w:sz w:val="24"/>
                <w:szCs w:val="24"/>
              </w:rPr>
            </w:pPr>
          </w:p>
        </w:tc>
        <w:tc>
          <w:tcPr>
            <w:tcW w:w="2151" w:type="dxa"/>
            <w:shd w:val="clear" w:color="auto" w:fill="auto"/>
            <w:vAlign w:val="center"/>
          </w:tcPr>
          <w:p w14:paraId="7A10C5F8"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087AEA1" w14:textId="77777777" w:rsidR="000600B7" w:rsidRDefault="00056389">
            <w:pPr>
              <w:ind w:left="-572" w:firstLine="572"/>
              <w:rPr>
                <w:sz w:val="24"/>
                <w:szCs w:val="24"/>
              </w:rPr>
            </w:pPr>
            <w:r>
              <w:rPr>
                <w:sz w:val="24"/>
                <w:szCs w:val="24"/>
              </w:rPr>
              <w:t>Sphaeroceridae</w:t>
            </w:r>
          </w:p>
        </w:tc>
      </w:tr>
      <w:tr w:rsidR="000600B7" w14:paraId="1743FE1E" w14:textId="77777777">
        <w:trPr>
          <w:trHeight w:hRule="exact" w:val="368"/>
        </w:trPr>
        <w:tc>
          <w:tcPr>
            <w:tcW w:w="2410" w:type="dxa"/>
            <w:shd w:val="clear" w:color="auto" w:fill="auto"/>
            <w:tcMar>
              <w:top w:w="80" w:type="dxa"/>
              <w:left w:w="80" w:type="dxa"/>
              <w:bottom w:w="80" w:type="dxa"/>
              <w:right w:w="80" w:type="dxa"/>
            </w:tcMar>
            <w:vAlign w:val="center"/>
          </w:tcPr>
          <w:p w14:paraId="52EB8FD7" w14:textId="77777777" w:rsidR="000600B7" w:rsidRDefault="000600B7">
            <w:pPr>
              <w:ind w:left="-572" w:firstLine="572"/>
              <w:rPr>
                <w:sz w:val="24"/>
                <w:szCs w:val="24"/>
              </w:rPr>
            </w:pPr>
          </w:p>
        </w:tc>
        <w:tc>
          <w:tcPr>
            <w:tcW w:w="2151" w:type="dxa"/>
            <w:shd w:val="clear" w:color="auto" w:fill="auto"/>
            <w:vAlign w:val="center"/>
          </w:tcPr>
          <w:p w14:paraId="31FA0578"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FB0A8AE" w14:textId="77777777" w:rsidR="000600B7" w:rsidRDefault="00056389">
            <w:pPr>
              <w:ind w:left="-572" w:firstLine="572"/>
              <w:rPr>
                <w:sz w:val="24"/>
                <w:szCs w:val="24"/>
              </w:rPr>
            </w:pPr>
            <w:r>
              <w:rPr>
                <w:sz w:val="24"/>
                <w:szCs w:val="24"/>
              </w:rPr>
              <w:t>Stratiomyidae</w:t>
            </w:r>
          </w:p>
        </w:tc>
      </w:tr>
      <w:tr w:rsidR="000600B7" w14:paraId="788D6508" w14:textId="77777777">
        <w:trPr>
          <w:trHeight w:hRule="exact" w:val="368"/>
        </w:trPr>
        <w:tc>
          <w:tcPr>
            <w:tcW w:w="2410" w:type="dxa"/>
            <w:shd w:val="clear" w:color="auto" w:fill="auto"/>
            <w:tcMar>
              <w:top w:w="80" w:type="dxa"/>
              <w:left w:w="80" w:type="dxa"/>
              <w:bottom w:w="80" w:type="dxa"/>
              <w:right w:w="80" w:type="dxa"/>
            </w:tcMar>
            <w:vAlign w:val="center"/>
          </w:tcPr>
          <w:p w14:paraId="267895BF" w14:textId="77777777" w:rsidR="000600B7" w:rsidRDefault="000600B7">
            <w:pPr>
              <w:ind w:left="-572" w:firstLine="572"/>
              <w:rPr>
                <w:sz w:val="24"/>
                <w:szCs w:val="24"/>
              </w:rPr>
            </w:pPr>
          </w:p>
        </w:tc>
        <w:tc>
          <w:tcPr>
            <w:tcW w:w="2151" w:type="dxa"/>
            <w:shd w:val="clear" w:color="auto" w:fill="auto"/>
            <w:vAlign w:val="center"/>
          </w:tcPr>
          <w:p w14:paraId="7B1599D9"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06BC1565" w14:textId="77777777" w:rsidR="000600B7" w:rsidRDefault="00056389">
            <w:pPr>
              <w:ind w:left="-572" w:firstLine="572"/>
              <w:rPr>
                <w:sz w:val="24"/>
                <w:szCs w:val="24"/>
              </w:rPr>
            </w:pPr>
            <w:r>
              <w:rPr>
                <w:sz w:val="24"/>
                <w:szCs w:val="24"/>
              </w:rPr>
              <w:t>Tephritidae</w:t>
            </w:r>
          </w:p>
        </w:tc>
      </w:tr>
      <w:tr w:rsidR="000600B7" w14:paraId="35994EA8" w14:textId="77777777">
        <w:trPr>
          <w:trHeight w:hRule="exact" w:val="368"/>
        </w:trPr>
        <w:tc>
          <w:tcPr>
            <w:tcW w:w="2410" w:type="dxa"/>
            <w:shd w:val="clear" w:color="auto" w:fill="auto"/>
            <w:tcMar>
              <w:top w:w="80" w:type="dxa"/>
              <w:left w:w="80" w:type="dxa"/>
              <w:bottom w:w="80" w:type="dxa"/>
              <w:right w:w="80" w:type="dxa"/>
            </w:tcMar>
            <w:vAlign w:val="center"/>
          </w:tcPr>
          <w:p w14:paraId="6369DD97" w14:textId="77777777" w:rsidR="000600B7" w:rsidRDefault="000600B7">
            <w:pPr>
              <w:ind w:left="-572" w:firstLine="572"/>
              <w:rPr>
                <w:sz w:val="24"/>
                <w:szCs w:val="24"/>
              </w:rPr>
            </w:pPr>
          </w:p>
        </w:tc>
        <w:tc>
          <w:tcPr>
            <w:tcW w:w="2151" w:type="dxa"/>
            <w:shd w:val="clear" w:color="auto" w:fill="auto"/>
            <w:vAlign w:val="center"/>
          </w:tcPr>
          <w:p w14:paraId="6F66C318"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5457565F" w14:textId="77777777" w:rsidR="000600B7" w:rsidRDefault="00056389">
            <w:pPr>
              <w:ind w:left="-572" w:firstLine="572"/>
              <w:rPr>
                <w:sz w:val="24"/>
                <w:szCs w:val="24"/>
              </w:rPr>
            </w:pPr>
            <w:r>
              <w:rPr>
                <w:sz w:val="24"/>
                <w:szCs w:val="24"/>
              </w:rPr>
              <w:t>Tetrigidae</w:t>
            </w:r>
          </w:p>
        </w:tc>
      </w:tr>
    </w:tbl>
    <w:p w14:paraId="556B5C32" w14:textId="77777777" w:rsidR="000600B7" w:rsidRDefault="000600B7">
      <w:pPr>
        <w:spacing w:line="480" w:lineRule="auto"/>
        <w:rPr>
          <w:bCs/>
        </w:rPr>
      </w:pPr>
    </w:p>
    <w:p w14:paraId="12BCC9DA" w14:textId="77777777"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00B7" w14:paraId="7CF1392A"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F9861F2" w14:textId="77777777" w:rsidR="000600B7" w:rsidRDefault="0005638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43F27221" w14:textId="77777777"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7114783" w14:textId="77777777" w:rsidR="000600B7" w:rsidRDefault="00056389">
            <w:pPr>
              <w:rPr>
                <w:sz w:val="24"/>
                <w:szCs w:val="24"/>
              </w:rPr>
            </w:pPr>
            <w:r>
              <w:rPr>
                <w:sz w:val="24"/>
                <w:szCs w:val="24"/>
              </w:rPr>
              <w:t>Family/Genus</w:t>
            </w:r>
          </w:p>
        </w:tc>
      </w:tr>
      <w:tr w:rsidR="000600B7" w14:paraId="62769214"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4D2AF286" w14:textId="77777777"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03A6D8AC" w14:textId="77777777" w:rsidR="000600B7" w:rsidRDefault="0005638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32D2F7BB" w14:textId="77777777" w:rsidR="000600B7" w:rsidRDefault="00056389">
            <w:pPr>
              <w:rPr>
                <w:sz w:val="24"/>
                <w:szCs w:val="24"/>
              </w:rPr>
            </w:pPr>
            <w:r>
              <w:rPr>
                <w:sz w:val="24"/>
                <w:szCs w:val="24"/>
              </w:rPr>
              <w:t>Araneidae</w:t>
            </w:r>
          </w:p>
        </w:tc>
      </w:tr>
      <w:tr w:rsidR="000600B7" w14:paraId="064F9D6B" w14:textId="77777777">
        <w:trPr>
          <w:trHeight w:hRule="exact" w:val="336"/>
        </w:trPr>
        <w:tc>
          <w:tcPr>
            <w:tcW w:w="2410" w:type="dxa"/>
            <w:shd w:val="clear" w:color="auto" w:fill="auto"/>
            <w:tcMar>
              <w:top w:w="80" w:type="dxa"/>
              <w:left w:w="80" w:type="dxa"/>
              <w:bottom w:w="80" w:type="dxa"/>
              <w:right w:w="80" w:type="dxa"/>
            </w:tcMar>
            <w:vAlign w:val="center"/>
          </w:tcPr>
          <w:p w14:paraId="79CEFE9A" w14:textId="77777777" w:rsidR="000600B7" w:rsidRDefault="000600B7">
            <w:pPr>
              <w:rPr>
                <w:sz w:val="24"/>
                <w:szCs w:val="24"/>
              </w:rPr>
            </w:pPr>
          </w:p>
        </w:tc>
        <w:tc>
          <w:tcPr>
            <w:tcW w:w="2126" w:type="dxa"/>
            <w:shd w:val="clear" w:color="auto" w:fill="auto"/>
            <w:vAlign w:val="center"/>
          </w:tcPr>
          <w:p w14:paraId="150A4505"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6069A05" w14:textId="77777777" w:rsidR="000600B7" w:rsidRDefault="00056389">
            <w:pPr>
              <w:rPr>
                <w:sz w:val="24"/>
                <w:szCs w:val="24"/>
              </w:rPr>
            </w:pPr>
            <w:r>
              <w:rPr>
                <w:sz w:val="24"/>
                <w:szCs w:val="24"/>
              </w:rPr>
              <w:t>Clubionidae</w:t>
            </w:r>
          </w:p>
        </w:tc>
      </w:tr>
      <w:tr w:rsidR="000600B7" w14:paraId="745D4D4E" w14:textId="77777777">
        <w:trPr>
          <w:trHeight w:hRule="exact" w:val="336"/>
        </w:trPr>
        <w:tc>
          <w:tcPr>
            <w:tcW w:w="2410" w:type="dxa"/>
            <w:shd w:val="clear" w:color="auto" w:fill="auto"/>
            <w:tcMar>
              <w:top w:w="80" w:type="dxa"/>
              <w:left w:w="80" w:type="dxa"/>
              <w:bottom w:w="80" w:type="dxa"/>
              <w:right w:w="80" w:type="dxa"/>
            </w:tcMar>
            <w:vAlign w:val="center"/>
          </w:tcPr>
          <w:p w14:paraId="3756BF0E" w14:textId="77777777" w:rsidR="000600B7" w:rsidRDefault="000600B7">
            <w:pPr>
              <w:rPr>
                <w:sz w:val="24"/>
                <w:szCs w:val="24"/>
              </w:rPr>
            </w:pPr>
          </w:p>
        </w:tc>
        <w:tc>
          <w:tcPr>
            <w:tcW w:w="2126" w:type="dxa"/>
            <w:shd w:val="clear" w:color="auto" w:fill="auto"/>
            <w:vAlign w:val="center"/>
          </w:tcPr>
          <w:p w14:paraId="15EC43DF"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3F475F0" w14:textId="77777777" w:rsidR="000600B7" w:rsidRDefault="00056389">
            <w:pPr>
              <w:rPr>
                <w:sz w:val="24"/>
                <w:szCs w:val="24"/>
              </w:rPr>
            </w:pPr>
            <w:r>
              <w:rPr>
                <w:sz w:val="24"/>
                <w:szCs w:val="24"/>
              </w:rPr>
              <w:t>Oxyopidae</w:t>
            </w:r>
          </w:p>
        </w:tc>
      </w:tr>
      <w:tr w:rsidR="000600B7" w14:paraId="6596810E" w14:textId="77777777">
        <w:trPr>
          <w:trHeight w:hRule="exact" w:val="336"/>
        </w:trPr>
        <w:tc>
          <w:tcPr>
            <w:tcW w:w="2410" w:type="dxa"/>
            <w:shd w:val="clear" w:color="auto" w:fill="auto"/>
            <w:tcMar>
              <w:top w:w="80" w:type="dxa"/>
              <w:left w:w="80" w:type="dxa"/>
              <w:bottom w:w="80" w:type="dxa"/>
              <w:right w:w="80" w:type="dxa"/>
            </w:tcMar>
            <w:vAlign w:val="center"/>
          </w:tcPr>
          <w:p w14:paraId="3A6B905D" w14:textId="77777777" w:rsidR="000600B7" w:rsidRDefault="000600B7">
            <w:pPr>
              <w:rPr>
                <w:sz w:val="24"/>
                <w:szCs w:val="24"/>
              </w:rPr>
            </w:pPr>
          </w:p>
        </w:tc>
        <w:tc>
          <w:tcPr>
            <w:tcW w:w="2126" w:type="dxa"/>
            <w:shd w:val="clear" w:color="auto" w:fill="auto"/>
            <w:vAlign w:val="center"/>
          </w:tcPr>
          <w:p w14:paraId="4B8E1055"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41570D6" w14:textId="77777777" w:rsidR="000600B7" w:rsidRDefault="00056389">
            <w:pPr>
              <w:rPr>
                <w:sz w:val="24"/>
                <w:szCs w:val="24"/>
              </w:rPr>
            </w:pPr>
            <w:r>
              <w:rPr>
                <w:sz w:val="24"/>
                <w:szCs w:val="24"/>
              </w:rPr>
              <w:t>Tetragnathidae</w:t>
            </w:r>
          </w:p>
        </w:tc>
      </w:tr>
      <w:tr w:rsidR="000600B7" w14:paraId="339875B8" w14:textId="77777777">
        <w:trPr>
          <w:trHeight w:hRule="exact" w:val="336"/>
        </w:trPr>
        <w:tc>
          <w:tcPr>
            <w:tcW w:w="2410" w:type="dxa"/>
            <w:shd w:val="clear" w:color="auto" w:fill="auto"/>
            <w:tcMar>
              <w:top w:w="80" w:type="dxa"/>
              <w:left w:w="80" w:type="dxa"/>
              <w:bottom w:w="80" w:type="dxa"/>
              <w:right w:w="80" w:type="dxa"/>
            </w:tcMar>
            <w:vAlign w:val="center"/>
          </w:tcPr>
          <w:p w14:paraId="59E1E295" w14:textId="77777777" w:rsidR="000600B7" w:rsidRDefault="000600B7">
            <w:pPr>
              <w:rPr>
                <w:sz w:val="24"/>
                <w:szCs w:val="24"/>
              </w:rPr>
            </w:pPr>
          </w:p>
        </w:tc>
        <w:tc>
          <w:tcPr>
            <w:tcW w:w="2126" w:type="dxa"/>
            <w:shd w:val="clear" w:color="auto" w:fill="auto"/>
            <w:vAlign w:val="center"/>
          </w:tcPr>
          <w:p w14:paraId="49BE4891"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3F2C5BC" w14:textId="77777777" w:rsidR="000600B7" w:rsidRDefault="00056389">
            <w:pPr>
              <w:rPr>
                <w:sz w:val="24"/>
                <w:szCs w:val="24"/>
              </w:rPr>
            </w:pPr>
            <w:r>
              <w:rPr>
                <w:sz w:val="24"/>
                <w:szCs w:val="24"/>
              </w:rPr>
              <w:t>Thomisidae</w:t>
            </w:r>
          </w:p>
        </w:tc>
      </w:tr>
      <w:tr w:rsidR="000600B7" w14:paraId="56627092" w14:textId="77777777">
        <w:trPr>
          <w:trHeight w:hRule="exact" w:val="336"/>
        </w:trPr>
        <w:tc>
          <w:tcPr>
            <w:tcW w:w="2410" w:type="dxa"/>
            <w:shd w:val="clear" w:color="auto" w:fill="auto"/>
            <w:tcMar>
              <w:top w:w="80" w:type="dxa"/>
              <w:left w:w="80" w:type="dxa"/>
              <w:bottom w:w="80" w:type="dxa"/>
              <w:right w:w="80" w:type="dxa"/>
            </w:tcMar>
            <w:vAlign w:val="center"/>
          </w:tcPr>
          <w:p w14:paraId="7AE8E510" w14:textId="77777777" w:rsidR="000600B7" w:rsidRDefault="000600B7">
            <w:pPr>
              <w:rPr>
                <w:sz w:val="24"/>
                <w:szCs w:val="24"/>
              </w:rPr>
            </w:pPr>
          </w:p>
        </w:tc>
        <w:tc>
          <w:tcPr>
            <w:tcW w:w="2126" w:type="dxa"/>
            <w:shd w:val="clear" w:color="auto" w:fill="auto"/>
            <w:vAlign w:val="center"/>
          </w:tcPr>
          <w:p w14:paraId="53A8931E"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520CCEE" w14:textId="77777777" w:rsidR="000600B7" w:rsidRDefault="00056389">
            <w:pPr>
              <w:rPr>
                <w:sz w:val="24"/>
                <w:szCs w:val="24"/>
              </w:rPr>
            </w:pPr>
            <w:r>
              <w:rPr>
                <w:sz w:val="24"/>
                <w:szCs w:val="24"/>
              </w:rPr>
              <w:t>Coccinellidae</w:t>
            </w:r>
          </w:p>
        </w:tc>
      </w:tr>
      <w:tr w:rsidR="000600B7" w14:paraId="3F404283" w14:textId="77777777">
        <w:trPr>
          <w:trHeight w:hRule="exact" w:val="336"/>
        </w:trPr>
        <w:tc>
          <w:tcPr>
            <w:tcW w:w="2410" w:type="dxa"/>
            <w:shd w:val="clear" w:color="auto" w:fill="auto"/>
            <w:tcMar>
              <w:top w:w="80" w:type="dxa"/>
              <w:left w:w="80" w:type="dxa"/>
              <w:bottom w:w="80" w:type="dxa"/>
              <w:right w:w="80" w:type="dxa"/>
            </w:tcMar>
            <w:vAlign w:val="center"/>
          </w:tcPr>
          <w:p w14:paraId="19856E07" w14:textId="77777777"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2EDAC5FB"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9E9F3F2" w14:textId="77777777" w:rsidR="000600B7" w:rsidRDefault="00056389">
            <w:pPr>
              <w:rPr>
                <w:sz w:val="24"/>
                <w:szCs w:val="24"/>
              </w:rPr>
            </w:pPr>
            <w:r>
              <w:rPr>
                <w:sz w:val="24"/>
                <w:szCs w:val="24"/>
              </w:rPr>
              <w:t>Alydidae/</w:t>
            </w:r>
            <w:r>
              <w:rPr>
                <w:i/>
                <w:sz w:val="24"/>
                <w:szCs w:val="24"/>
              </w:rPr>
              <w:t>Leptocorisa</w:t>
            </w:r>
          </w:p>
        </w:tc>
      </w:tr>
      <w:tr w:rsidR="000600B7" w14:paraId="67EFBFA2" w14:textId="77777777">
        <w:trPr>
          <w:trHeight w:hRule="exact" w:val="336"/>
        </w:trPr>
        <w:tc>
          <w:tcPr>
            <w:tcW w:w="2410" w:type="dxa"/>
            <w:shd w:val="clear" w:color="auto" w:fill="auto"/>
            <w:tcMar>
              <w:top w:w="80" w:type="dxa"/>
              <w:left w:w="80" w:type="dxa"/>
              <w:bottom w:w="80" w:type="dxa"/>
              <w:right w:w="80" w:type="dxa"/>
            </w:tcMar>
            <w:vAlign w:val="center"/>
          </w:tcPr>
          <w:p w14:paraId="1F446CE4" w14:textId="77777777" w:rsidR="000600B7" w:rsidRDefault="000600B7">
            <w:pPr>
              <w:rPr>
                <w:sz w:val="24"/>
                <w:szCs w:val="24"/>
              </w:rPr>
            </w:pPr>
          </w:p>
        </w:tc>
        <w:tc>
          <w:tcPr>
            <w:tcW w:w="2126" w:type="dxa"/>
            <w:shd w:val="clear" w:color="auto" w:fill="auto"/>
            <w:vAlign w:val="center"/>
          </w:tcPr>
          <w:p w14:paraId="1F121D61"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4FDCEB5" w14:textId="77777777" w:rsidR="000600B7" w:rsidRDefault="00056389">
            <w:pPr>
              <w:rPr>
                <w:sz w:val="24"/>
                <w:szCs w:val="24"/>
              </w:rPr>
            </w:pPr>
            <w:r>
              <w:rPr>
                <w:sz w:val="24"/>
                <w:szCs w:val="24"/>
              </w:rPr>
              <w:t>Cicadellidae/</w:t>
            </w:r>
            <w:r>
              <w:rPr>
                <w:i/>
                <w:sz w:val="24"/>
                <w:szCs w:val="24"/>
              </w:rPr>
              <w:t>Nephotettix</w:t>
            </w:r>
          </w:p>
        </w:tc>
      </w:tr>
      <w:tr w:rsidR="000600B7" w14:paraId="72CFC031" w14:textId="77777777">
        <w:trPr>
          <w:trHeight w:hRule="exact" w:val="336"/>
        </w:trPr>
        <w:tc>
          <w:tcPr>
            <w:tcW w:w="2410" w:type="dxa"/>
            <w:shd w:val="clear" w:color="auto" w:fill="auto"/>
            <w:tcMar>
              <w:top w:w="80" w:type="dxa"/>
              <w:left w:w="80" w:type="dxa"/>
              <w:bottom w:w="80" w:type="dxa"/>
              <w:right w:w="80" w:type="dxa"/>
            </w:tcMar>
            <w:vAlign w:val="center"/>
          </w:tcPr>
          <w:p w14:paraId="7397876F" w14:textId="77777777" w:rsidR="000600B7" w:rsidRDefault="000600B7">
            <w:pPr>
              <w:rPr>
                <w:sz w:val="24"/>
                <w:szCs w:val="24"/>
              </w:rPr>
            </w:pPr>
          </w:p>
        </w:tc>
        <w:tc>
          <w:tcPr>
            <w:tcW w:w="2126" w:type="dxa"/>
            <w:shd w:val="clear" w:color="auto" w:fill="auto"/>
            <w:vAlign w:val="center"/>
          </w:tcPr>
          <w:p w14:paraId="1733A882"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3D44E61" w14:textId="77777777" w:rsidR="000600B7" w:rsidRDefault="00056389">
            <w:pPr>
              <w:rPr>
                <w:sz w:val="24"/>
                <w:szCs w:val="24"/>
              </w:rPr>
            </w:pPr>
            <w:r>
              <w:rPr>
                <w:sz w:val="24"/>
                <w:szCs w:val="24"/>
              </w:rPr>
              <w:t>Delphacidae/</w:t>
            </w:r>
            <w:r>
              <w:rPr>
                <w:i/>
                <w:sz w:val="24"/>
                <w:szCs w:val="24"/>
              </w:rPr>
              <w:t>Nilaparvata</w:t>
            </w:r>
          </w:p>
        </w:tc>
      </w:tr>
      <w:tr w:rsidR="000600B7" w14:paraId="5FD7C9F8" w14:textId="77777777">
        <w:trPr>
          <w:trHeight w:hRule="exact" w:val="336"/>
        </w:trPr>
        <w:tc>
          <w:tcPr>
            <w:tcW w:w="2410" w:type="dxa"/>
            <w:shd w:val="clear" w:color="auto" w:fill="auto"/>
            <w:tcMar>
              <w:top w:w="80" w:type="dxa"/>
              <w:left w:w="80" w:type="dxa"/>
              <w:bottom w:w="80" w:type="dxa"/>
              <w:right w:w="80" w:type="dxa"/>
            </w:tcMar>
            <w:vAlign w:val="center"/>
          </w:tcPr>
          <w:p w14:paraId="270D19A7" w14:textId="77777777" w:rsidR="000600B7" w:rsidRDefault="000600B7">
            <w:pPr>
              <w:rPr>
                <w:sz w:val="24"/>
                <w:szCs w:val="24"/>
              </w:rPr>
            </w:pPr>
          </w:p>
        </w:tc>
        <w:tc>
          <w:tcPr>
            <w:tcW w:w="2126" w:type="dxa"/>
            <w:shd w:val="clear" w:color="auto" w:fill="auto"/>
            <w:vAlign w:val="center"/>
          </w:tcPr>
          <w:p w14:paraId="3C9DED44"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1A41C21" w14:textId="77777777" w:rsidR="000600B7" w:rsidRDefault="00056389">
            <w:pPr>
              <w:rPr>
                <w:sz w:val="24"/>
                <w:szCs w:val="24"/>
              </w:rPr>
            </w:pPr>
            <w:r>
              <w:rPr>
                <w:sz w:val="24"/>
                <w:szCs w:val="24"/>
              </w:rPr>
              <w:t>Lygaeidae/</w:t>
            </w:r>
            <w:r>
              <w:rPr>
                <w:i/>
                <w:sz w:val="24"/>
                <w:szCs w:val="24"/>
              </w:rPr>
              <w:t>Pachybrachius</w:t>
            </w:r>
          </w:p>
        </w:tc>
      </w:tr>
      <w:tr w:rsidR="000600B7" w14:paraId="305BF0E6" w14:textId="77777777">
        <w:trPr>
          <w:trHeight w:hRule="exact" w:val="336"/>
        </w:trPr>
        <w:tc>
          <w:tcPr>
            <w:tcW w:w="2410" w:type="dxa"/>
            <w:shd w:val="clear" w:color="auto" w:fill="auto"/>
            <w:tcMar>
              <w:top w:w="80" w:type="dxa"/>
              <w:left w:w="80" w:type="dxa"/>
              <w:bottom w:w="80" w:type="dxa"/>
              <w:right w:w="80" w:type="dxa"/>
            </w:tcMar>
            <w:vAlign w:val="center"/>
          </w:tcPr>
          <w:p w14:paraId="746C20D5" w14:textId="77777777" w:rsidR="000600B7" w:rsidRDefault="000600B7">
            <w:pPr>
              <w:rPr>
                <w:sz w:val="24"/>
                <w:szCs w:val="24"/>
              </w:rPr>
            </w:pPr>
          </w:p>
        </w:tc>
        <w:tc>
          <w:tcPr>
            <w:tcW w:w="2126" w:type="dxa"/>
            <w:shd w:val="clear" w:color="auto" w:fill="auto"/>
            <w:vAlign w:val="center"/>
          </w:tcPr>
          <w:p w14:paraId="7334813D"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04EF6B9" w14:textId="77777777" w:rsidR="000600B7" w:rsidRDefault="00056389">
            <w:pPr>
              <w:rPr>
                <w:sz w:val="24"/>
                <w:szCs w:val="24"/>
              </w:rPr>
            </w:pPr>
            <w:r>
              <w:rPr>
                <w:sz w:val="24"/>
                <w:szCs w:val="24"/>
              </w:rPr>
              <w:t>Pentatomidae/</w:t>
            </w:r>
            <w:r>
              <w:rPr>
                <w:i/>
                <w:sz w:val="24"/>
                <w:szCs w:val="24"/>
              </w:rPr>
              <w:t>Scotinophara</w:t>
            </w:r>
          </w:p>
        </w:tc>
      </w:tr>
      <w:tr w:rsidR="000600B7" w14:paraId="539E3EC1" w14:textId="77777777">
        <w:trPr>
          <w:trHeight w:hRule="exact" w:val="336"/>
        </w:trPr>
        <w:tc>
          <w:tcPr>
            <w:tcW w:w="2410" w:type="dxa"/>
            <w:shd w:val="clear" w:color="auto" w:fill="auto"/>
            <w:tcMar>
              <w:top w:w="80" w:type="dxa"/>
              <w:left w:w="80" w:type="dxa"/>
              <w:bottom w:w="80" w:type="dxa"/>
              <w:right w:w="80" w:type="dxa"/>
            </w:tcMar>
            <w:vAlign w:val="center"/>
          </w:tcPr>
          <w:p w14:paraId="52356B4A" w14:textId="77777777" w:rsidR="000600B7" w:rsidRDefault="000600B7">
            <w:pPr>
              <w:rPr>
                <w:sz w:val="24"/>
                <w:szCs w:val="24"/>
              </w:rPr>
            </w:pPr>
          </w:p>
        </w:tc>
        <w:tc>
          <w:tcPr>
            <w:tcW w:w="2126" w:type="dxa"/>
            <w:shd w:val="clear" w:color="auto" w:fill="auto"/>
            <w:vAlign w:val="center"/>
          </w:tcPr>
          <w:p w14:paraId="6661D783"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5295B06E" w14:textId="77777777" w:rsidR="000600B7" w:rsidRDefault="00056389">
            <w:pPr>
              <w:rPr>
                <w:sz w:val="24"/>
                <w:szCs w:val="24"/>
              </w:rPr>
            </w:pPr>
            <w:r>
              <w:rPr>
                <w:sz w:val="24"/>
                <w:szCs w:val="24"/>
              </w:rPr>
              <w:t>Hesperiidae</w:t>
            </w:r>
          </w:p>
        </w:tc>
      </w:tr>
      <w:tr w:rsidR="000600B7" w14:paraId="7BB49151" w14:textId="77777777">
        <w:trPr>
          <w:trHeight w:hRule="exact" w:val="336"/>
        </w:trPr>
        <w:tc>
          <w:tcPr>
            <w:tcW w:w="2410" w:type="dxa"/>
            <w:shd w:val="clear" w:color="auto" w:fill="auto"/>
            <w:tcMar>
              <w:top w:w="80" w:type="dxa"/>
              <w:left w:w="80" w:type="dxa"/>
              <w:bottom w:w="80" w:type="dxa"/>
              <w:right w:w="80" w:type="dxa"/>
            </w:tcMar>
            <w:vAlign w:val="center"/>
          </w:tcPr>
          <w:p w14:paraId="78DA674C" w14:textId="77777777" w:rsidR="000600B7" w:rsidRDefault="000600B7">
            <w:pPr>
              <w:rPr>
                <w:sz w:val="24"/>
                <w:szCs w:val="24"/>
              </w:rPr>
            </w:pPr>
          </w:p>
        </w:tc>
        <w:tc>
          <w:tcPr>
            <w:tcW w:w="2126" w:type="dxa"/>
            <w:shd w:val="clear" w:color="auto" w:fill="auto"/>
            <w:vAlign w:val="center"/>
          </w:tcPr>
          <w:p w14:paraId="6DB9D21B"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0CBE4D9F" w14:textId="77777777" w:rsidR="000600B7" w:rsidRDefault="00056389">
            <w:pPr>
              <w:rPr>
                <w:sz w:val="24"/>
                <w:szCs w:val="24"/>
              </w:rPr>
            </w:pPr>
            <w:r>
              <w:rPr>
                <w:sz w:val="24"/>
                <w:szCs w:val="24"/>
              </w:rPr>
              <w:t>Pyralidae</w:t>
            </w:r>
          </w:p>
        </w:tc>
      </w:tr>
      <w:tr w:rsidR="000600B7" w14:paraId="60362F69" w14:textId="77777777">
        <w:trPr>
          <w:trHeight w:hRule="exact" w:val="336"/>
        </w:trPr>
        <w:tc>
          <w:tcPr>
            <w:tcW w:w="2410" w:type="dxa"/>
            <w:shd w:val="clear" w:color="auto" w:fill="auto"/>
            <w:tcMar>
              <w:top w:w="80" w:type="dxa"/>
              <w:left w:w="80" w:type="dxa"/>
              <w:bottom w:w="80" w:type="dxa"/>
              <w:right w:w="80" w:type="dxa"/>
            </w:tcMar>
            <w:vAlign w:val="center"/>
          </w:tcPr>
          <w:p w14:paraId="5937D858" w14:textId="77777777" w:rsidR="000600B7" w:rsidRDefault="000600B7">
            <w:pPr>
              <w:rPr>
                <w:sz w:val="24"/>
                <w:szCs w:val="24"/>
              </w:rPr>
            </w:pPr>
          </w:p>
        </w:tc>
        <w:tc>
          <w:tcPr>
            <w:tcW w:w="2126" w:type="dxa"/>
            <w:shd w:val="clear" w:color="auto" w:fill="auto"/>
            <w:vAlign w:val="center"/>
          </w:tcPr>
          <w:p w14:paraId="4E7394FD"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32792C4" w14:textId="77777777" w:rsidR="000600B7" w:rsidRDefault="00056389">
            <w:pPr>
              <w:rPr>
                <w:sz w:val="24"/>
                <w:szCs w:val="24"/>
              </w:rPr>
            </w:pPr>
            <w:r>
              <w:rPr>
                <w:sz w:val="24"/>
                <w:szCs w:val="24"/>
              </w:rPr>
              <w:t>Pyrgomorphidae/</w:t>
            </w:r>
            <w:r>
              <w:rPr>
                <w:i/>
                <w:sz w:val="24"/>
                <w:szCs w:val="24"/>
              </w:rPr>
              <w:t>Atractomorpha</w:t>
            </w:r>
            <w:r>
              <w:rPr>
                <w:sz w:val="24"/>
                <w:szCs w:val="24"/>
              </w:rPr>
              <w:t xml:space="preserve"> </w:t>
            </w:r>
          </w:p>
        </w:tc>
      </w:tr>
      <w:tr w:rsidR="000600B7" w14:paraId="27DE0D01" w14:textId="77777777">
        <w:trPr>
          <w:trHeight w:hRule="exact" w:val="336"/>
        </w:trPr>
        <w:tc>
          <w:tcPr>
            <w:tcW w:w="2410" w:type="dxa"/>
            <w:shd w:val="clear" w:color="auto" w:fill="auto"/>
            <w:tcMar>
              <w:top w:w="80" w:type="dxa"/>
              <w:left w:w="80" w:type="dxa"/>
              <w:bottom w:w="80" w:type="dxa"/>
              <w:right w:w="80" w:type="dxa"/>
            </w:tcMar>
            <w:vAlign w:val="center"/>
          </w:tcPr>
          <w:p w14:paraId="19C5B08E" w14:textId="77777777"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5012F028"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1940DB2" w14:textId="77777777" w:rsidR="000600B7" w:rsidRDefault="00056389">
            <w:pPr>
              <w:rPr>
                <w:sz w:val="24"/>
                <w:szCs w:val="24"/>
              </w:rPr>
            </w:pPr>
            <w:r>
              <w:rPr>
                <w:sz w:val="24"/>
                <w:szCs w:val="24"/>
              </w:rPr>
              <w:t>Chrysomelidae</w:t>
            </w:r>
          </w:p>
        </w:tc>
      </w:tr>
      <w:tr w:rsidR="000600B7" w14:paraId="0CB4857E" w14:textId="77777777">
        <w:trPr>
          <w:trHeight w:hRule="exact" w:val="336"/>
        </w:trPr>
        <w:tc>
          <w:tcPr>
            <w:tcW w:w="2410" w:type="dxa"/>
            <w:shd w:val="clear" w:color="auto" w:fill="auto"/>
            <w:tcMar>
              <w:top w:w="80" w:type="dxa"/>
              <w:left w:w="80" w:type="dxa"/>
              <w:bottom w:w="80" w:type="dxa"/>
              <w:right w:w="80" w:type="dxa"/>
            </w:tcMar>
            <w:vAlign w:val="center"/>
          </w:tcPr>
          <w:p w14:paraId="0CA5A0B5" w14:textId="77777777" w:rsidR="000600B7" w:rsidRDefault="000600B7">
            <w:pPr>
              <w:rPr>
                <w:sz w:val="24"/>
                <w:szCs w:val="24"/>
              </w:rPr>
            </w:pPr>
          </w:p>
        </w:tc>
        <w:tc>
          <w:tcPr>
            <w:tcW w:w="2126" w:type="dxa"/>
            <w:shd w:val="clear" w:color="auto" w:fill="auto"/>
            <w:vAlign w:val="center"/>
          </w:tcPr>
          <w:p w14:paraId="4912E75A"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542549A" w14:textId="77777777" w:rsidR="000600B7" w:rsidRDefault="00056389">
            <w:pPr>
              <w:rPr>
                <w:sz w:val="24"/>
                <w:szCs w:val="24"/>
              </w:rPr>
            </w:pPr>
            <w:r>
              <w:rPr>
                <w:sz w:val="24"/>
                <w:szCs w:val="24"/>
              </w:rPr>
              <w:t>Acrididae</w:t>
            </w:r>
          </w:p>
        </w:tc>
      </w:tr>
      <w:tr w:rsidR="000600B7" w14:paraId="64E2F53F" w14:textId="77777777">
        <w:trPr>
          <w:trHeight w:hRule="exact" w:val="336"/>
        </w:trPr>
        <w:tc>
          <w:tcPr>
            <w:tcW w:w="2410" w:type="dxa"/>
            <w:shd w:val="clear" w:color="auto" w:fill="auto"/>
            <w:tcMar>
              <w:top w:w="80" w:type="dxa"/>
              <w:left w:w="80" w:type="dxa"/>
              <w:bottom w:w="80" w:type="dxa"/>
              <w:right w:w="80" w:type="dxa"/>
            </w:tcMar>
            <w:vAlign w:val="center"/>
          </w:tcPr>
          <w:p w14:paraId="0471FBD5" w14:textId="77777777" w:rsidR="000600B7" w:rsidRDefault="0005638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23D6D1AE"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336B5A4" w14:textId="77777777" w:rsidR="000600B7" w:rsidRDefault="00056389">
            <w:pPr>
              <w:rPr>
                <w:sz w:val="24"/>
                <w:szCs w:val="24"/>
              </w:rPr>
            </w:pPr>
            <w:r>
              <w:rPr>
                <w:sz w:val="24"/>
                <w:szCs w:val="24"/>
              </w:rPr>
              <w:t>Chironomidae</w:t>
            </w:r>
          </w:p>
        </w:tc>
      </w:tr>
      <w:tr w:rsidR="000600B7" w14:paraId="6D6C36D0" w14:textId="77777777">
        <w:trPr>
          <w:trHeight w:hRule="exact" w:val="336"/>
        </w:trPr>
        <w:tc>
          <w:tcPr>
            <w:tcW w:w="2410" w:type="dxa"/>
            <w:shd w:val="clear" w:color="auto" w:fill="auto"/>
            <w:tcMar>
              <w:top w:w="80" w:type="dxa"/>
              <w:left w:w="80" w:type="dxa"/>
              <w:bottom w:w="80" w:type="dxa"/>
              <w:right w:w="80" w:type="dxa"/>
            </w:tcMar>
            <w:vAlign w:val="center"/>
          </w:tcPr>
          <w:p w14:paraId="71E75338" w14:textId="77777777" w:rsidR="000600B7" w:rsidRDefault="000600B7">
            <w:pPr>
              <w:rPr>
                <w:sz w:val="24"/>
                <w:szCs w:val="24"/>
              </w:rPr>
            </w:pPr>
          </w:p>
        </w:tc>
        <w:tc>
          <w:tcPr>
            <w:tcW w:w="2126" w:type="dxa"/>
            <w:shd w:val="clear" w:color="auto" w:fill="auto"/>
            <w:vAlign w:val="center"/>
          </w:tcPr>
          <w:p w14:paraId="52707A5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011295A" w14:textId="77777777" w:rsidR="000600B7" w:rsidRDefault="00056389">
            <w:pPr>
              <w:rPr>
                <w:sz w:val="24"/>
                <w:szCs w:val="24"/>
              </w:rPr>
            </w:pPr>
            <w:r>
              <w:rPr>
                <w:sz w:val="24"/>
                <w:szCs w:val="24"/>
              </w:rPr>
              <w:t>Chloropidae</w:t>
            </w:r>
          </w:p>
        </w:tc>
      </w:tr>
      <w:tr w:rsidR="000600B7" w14:paraId="5BF9520F" w14:textId="77777777">
        <w:trPr>
          <w:trHeight w:hRule="exact" w:val="336"/>
        </w:trPr>
        <w:tc>
          <w:tcPr>
            <w:tcW w:w="2410" w:type="dxa"/>
            <w:shd w:val="clear" w:color="auto" w:fill="auto"/>
            <w:tcMar>
              <w:top w:w="80" w:type="dxa"/>
              <w:left w:w="80" w:type="dxa"/>
              <w:bottom w:w="80" w:type="dxa"/>
              <w:right w:w="80" w:type="dxa"/>
            </w:tcMar>
            <w:vAlign w:val="center"/>
          </w:tcPr>
          <w:p w14:paraId="6B7FB096" w14:textId="77777777" w:rsidR="000600B7" w:rsidRDefault="000600B7">
            <w:pPr>
              <w:rPr>
                <w:sz w:val="24"/>
                <w:szCs w:val="24"/>
              </w:rPr>
            </w:pPr>
          </w:p>
        </w:tc>
        <w:tc>
          <w:tcPr>
            <w:tcW w:w="2126" w:type="dxa"/>
            <w:shd w:val="clear" w:color="auto" w:fill="auto"/>
            <w:vAlign w:val="center"/>
          </w:tcPr>
          <w:p w14:paraId="1CA66168"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5F39073" w14:textId="77777777" w:rsidR="000600B7" w:rsidRDefault="00056389">
            <w:pPr>
              <w:rPr>
                <w:sz w:val="24"/>
                <w:szCs w:val="24"/>
              </w:rPr>
            </w:pPr>
            <w:r>
              <w:rPr>
                <w:sz w:val="24"/>
                <w:szCs w:val="24"/>
              </w:rPr>
              <w:t>Ephydridae</w:t>
            </w:r>
          </w:p>
        </w:tc>
      </w:tr>
      <w:tr w:rsidR="000600B7" w14:paraId="1F974362" w14:textId="77777777">
        <w:trPr>
          <w:trHeight w:hRule="exact" w:val="336"/>
        </w:trPr>
        <w:tc>
          <w:tcPr>
            <w:tcW w:w="2410" w:type="dxa"/>
            <w:shd w:val="clear" w:color="auto" w:fill="auto"/>
            <w:tcMar>
              <w:top w:w="80" w:type="dxa"/>
              <w:left w:w="80" w:type="dxa"/>
              <w:bottom w:w="80" w:type="dxa"/>
              <w:right w:w="80" w:type="dxa"/>
            </w:tcMar>
            <w:vAlign w:val="center"/>
          </w:tcPr>
          <w:p w14:paraId="06CDF1D4" w14:textId="77777777" w:rsidR="000600B7" w:rsidRDefault="000600B7">
            <w:pPr>
              <w:rPr>
                <w:sz w:val="24"/>
                <w:szCs w:val="24"/>
              </w:rPr>
            </w:pPr>
          </w:p>
        </w:tc>
        <w:tc>
          <w:tcPr>
            <w:tcW w:w="2126" w:type="dxa"/>
            <w:shd w:val="clear" w:color="auto" w:fill="auto"/>
            <w:vAlign w:val="center"/>
          </w:tcPr>
          <w:p w14:paraId="25C30678"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5DBE2C4" w14:textId="77777777" w:rsidR="000600B7" w:rsidRDefault="00056389">
            <w:pPr>
              <w:rPr>
                <w:sz w:val="24"/>
                <w:szCs w:val="24"/>
              </w:rPr>
            </w:pPr>
            <w:r>
              <w:rPr>
                <w:sz w:val="24"/>
                <w:szCs w:val="24"/>
              </w:rPr>
              <w:t>Muscidae</w:t>
            </w:r>
          </w:p>
        </w:tc>
      </w:tr>
      <w:tr w:rsidR="000600B7" w14:paraId="52D8B38F" w14:textId="77777777">
        <w:trPr>
          <w:trHeight w:hRule="exact" w:val="336"/>
        </w:trPr>
        <w:tc>
          <w:tcPr>
            <w:tcW w:w="2410" w:type="dxa"/>
            <w:shd w:val="clear" w:color="auto" w:fill="auto"/>
            <w:tcMar>
              <w:top w:w="80" w:type="dxa"/>
              <w:left w:w="80" w:type="dxa"/>
              <w:bottom w:w="80" w:type="dxa"/>
              <w:right w:w="80" w:type="dxa"/>
            </w:tcMar>
            <w:vAlign w:val="center"/>
          </w:tcPr>
          <w:p w14:paraId="0900D9B3" w14:textId="77777777" w:rsidR="000600B7" w:rsidRDefault="000600B7">
            <w:pPr>
              <w:rPr>
                <w:sz w:val="24"/>
                <w:szCs w:val="24"/>
              </w:rPr>
            </w:pPr>
          </w:p>
        </w:tc>
        <w:tc>
          <w:tcPr>
            <w:tcW w:w="2126" w:type="dxa"/>
            <w:shd w:val="clear" w:color="auto" w:fill="auto"/>
            <w:vAlign w:val="center"/>
          </w:tcPr>
          <w:p w14:paraId="00AC6C5E"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1C5F86F" w14:textId="77777777" w:rsidR="000600B7" w:rsidRDefault="00056389">
            <w:pPr>
              <w:rPr>
                <w:sz w:val="24"/>
                <w:szCs w:val="24"/>
              </w:rPr>
            </w:pPr>
            <w:r>
              <w:rPr>
                <w:sz w:val="24"/>
                <w:szCs w:val="24"/>
              </w:rPr>
              <w:t>Sciomyzidae</w:t>
            </w:r>
          </w:p>
        </w:tc>
      </w:tr>
      <w:tr w:rsidR="000600B7" w14:paraId="462AE9D2" w14:textId="77777777">
        <w:trPr>
          <w:trHeight w:hRule="exact" w:val="336"/>
        </w:trPr>
        <w:tc>
          <w:tcPr>
            <w:tcW w:w="2410" w:type="dxa"/>
            <w:shd w:val="clear" w:color="auto" w:fill="auto"/>
            <w:tcMar>
              <w:top w:w="80" w:type="dxa"/>
              <w:left w:w="80" w:type="dxa"/>
              <w:bottom w:w="80" w:type="dxa"/>
              <w:right w:w="80" w:type="dxa"/>
            </w:tcMar>
            <w:vAlign w:val="center"/>
          </w:tcPr>
          <w:p w14:paraId="5E6D5648" w14:textId="77777777" w:rsidR="000600B7" w:rsidRDefault="000600B7">
            <w:pPr>
              <w:rPr>
                <w:sz w:val="24"/>
                <w:szCs w:val="24"/>
              </w:rPr>
            </w:pPr>
          </w:p>
        </w:tc>
        <w:tc>
          <w:tcPr>
            <w:tcW w:w="2126" w:type="dxa"/>
            <w:shd w:val="clear" w:color="auto" w:fill="auto"/>
            <w:vAlign w:val="center"/>
          </w:tcPr>
          <w:p w14:paraId="2393E02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B09E88A" w14:textId="77777777" w:rsidR="000600B7" w:rsidRDefault="00056389">
            <w:pPr>
              <w:rPr>
                <w:sz w:val="24"/>
                <w:szCs w:val="24"/>
              </w:rPr>
            </w:pPr>
            <w:r>
              <w:rPr>
                <w:sz w:val="24"/>
                <w:szCs w:val="24"/>
              </w:rPr>
              <w:t>Stratiomyidae</w:t>
            </w:r>
          </w:p>
        </w:tc>
      </w:tr>
      <w:tr w:rsidR="000600B7" w14:paraId="655D4607" w14:textId="77777777">
        <w:trPr>
          <w:trHeight w:hRule="exact" w:val="336"/>
        </w:trPr>
        <w:tc>
          <w:tcPr>
            <w:tcW w:w="2410" w:type="dxa"/>
            <w:shd w:val="clear" w:color="auto" w:fill="auto"/>
            <w:tcMar>
              <w:top w:w="80" w:type="dxa"/>
              <w:left w:w="80" w:type="dxa"/>
              <w:bottom w:w="80" w:type="dxa"/>
              <w:right w:w="80" w:type="dxa"/>
            </w:tcMar>
            <w:vAlign w:val="center"/>
          </w:tcPr>
          <w:p w14:paraId="77590882" w14:textId="77777777" w:rsidR="000600B7" w:rsidRDefault="000600B7">
            <w:pPr>
              <w:rPr>
                <w:sz w:val="24"/>
                <w:szCs w:val="24"/>
              </w:rPr>
            </w:pPr>
          </w:p>
        </w:tc>
        <w:tc>
          <w:tcPr>
            <w:tcW w:w="2126" w:type="dxa"/>
            <w:shd w:val="clear" w:color="auto" w:fill="auto"/>
            <w:vAlign w:val="center"/>
          </w:tcPr>
          <w:p w14:paraId="2DA860A8"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F90E992" w14:textId="77777777" w:rsidR="000600B7" w:rsidRDefault="00056389">
            <w:pPr>
              <w:rPr>
                <w:sz w:val="24"/>
                <w:szCs w:val="24"/>
              </w:rPr>
            </w:pPr>
            <w:r>
              <w:rPr>
                <w:sz w:val="24"/>
                <w:szCs w:val="24"/>
              </w:rPr>
              <w:t>Tetrigidae</w:t>
            </w:r>
          </w:p>
        </w:tc>
      </w:tr>
    </w:tbl>
    <w:p w14:paraId="46545907" w14:textId="77777777" w:rsidR="000600B7" w:rsidRDefault="000600B7">
      <w:pPr>
        <w:spacing w:line="480" w:lineRule="auto"/>
        <w:rPr>
          <w:bCs/>
          <w:color w:val="FF0000"/>
        </w:rPr>
      </w:pPr>
    </w:p>
    <w:p w14:paraId="2CE83D42" w14:textId="77777777" w:rsidR="000600B7" w:rsidRDefault="0005638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00B7" w14:paraId="2CC63FEF"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482CD0A" w14:textId="77777777" w:rsidR="000600B7" w:rsidRDefault="0005638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0900DE17" w14:textId="77777777"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154C996" w14:textId="77777777" w:rsidR="000600B7" w:rsidRDefault="00056389">
            <w:pPr>
              <w:rPr>
                <w:sz w:val="24"/>
                <w:szCs w:val="24"/>
              </w:rPr>
            </w:pPr>
            <w:r>
              <w:rPr>
                <w:sz w:val="24"/>
                <w:szCs w:val="24"/>
              </w:rPr>
              <w:t>Family/Genus</w:t>
            </w:r>
          </w:p>
        </w:tc>
      </w:tr>
      <w:tr w:rsidR="000600B7" w14:paraId="218E4C49"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4C8F6F65" w14:textId="77777777"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35B1442E" w14:textId="77777777" w:rsidR="000600B7" w:rsidRDefault="0005638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6C9169A2" w14:textId="77777777" w:rsidR="000600B7" w:rsidRDefault="00056389">
            <w:pPr>
              <w:rPr>
                <w:sz w:val="24"/>
                <w:szCs w:val="24"/>
              </w:rPr>
            </w:pPr>
            <w:r>
              <w:rPr>
                <w:sz w:val="24"/>
                <w:szCs w:val="24"/>
              </w:rPr>
              <w:t>Araneidae</w:t>
            </w:r>
          </w:p>
        </w:tc>
      </w:tr>
      <w:tr w:rsidR="000600B7" w14:paraId="34C1839E" w14:textId="77777777">
        <w:trPr>
          <w:trHeight w:hRule="exact" w:val="369"/>
        </w:trPr>
        <w:tc>
          <w:tcPr>
            <w:tcW w:w="2410" w:type="dxa"/>
            <w:shd w:val="clear" w:color="auto" w:fill="auto"/>
            <w:tcMar>
              <w:top w:w="80" w:type="dxa"/>
              <w:left w:w="80" w:type="dxa"/>
              <w:bottom w:w="80" w:type="dxa"/>
              <w:right w:w="80" w:type="dxa"/>
            </w:tcMar>
            <w:vAlign w:val="center"/>
          </w:tcPr>
          <w:p w14:paraId="6B115DAA" w14:textId="77777777" w:rsidR="000600B7" w:rsidRDefault="000600B7">
            <w:pPr>
              <w:rPr>
                <w:sz w:val="24"/>
                <w:szCs w:val="24"/>
              </w:rPr>
            </w:pPr>
          </w:p>
        </w:tc>
        <w:tc>
          <w:tcPr>
            <w:tcW w:w="2126" w:type="dxa"/>
            <w:shd w:val="clear" w:color="auto" w:fill="auto"/>
            <w:vAlign w:val="center"/>
          </w:tcPr>
          <w:p w14:paraId="14433819"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1CBDBF0" w14:textId="77777777" w:rsidR="000600B7" w:rsidRDefault="00056389">
            <w:pPr>
              <w:rPr>
                <w:sz w:val="24"/>
                <w:szCs w:val="24"/>
              </w:rPr>
            </w:pPr>
            <w:r>
              <w:rPr>
                <w:sz w:val="24"/>
                <w:szCs w:val="24"/>
              </w:rPr>
              <w:t>Clubionidae</w:t>
            </w:r>
          </w:p>
        </w:tc>
      </w:tr>
      <w:tr w:rsidR="000600B7" w14:paraId="7F4481D4" w14:textId="77777777">
        <w:trPr>
          <w:trHeight w:hRule="exact" w:val="369"/>
        </w:trPr>
        <w:tc>
          <w:tcPr>
            <w:tcW w:w="2410" w:type="dxa"/>
            <w:shd w:val="clear" w:color="auto" w:fill="auto"/>
            <w:tcMar>
              <w:top w:w="80" w:type="dxa"/>
              <w:left w:w="80" w:type="dxa"/>
              <w:bottom w:w="80" w:type="dxa"/>
              <w:right w:w="80" w:type="dxa"/>
            </w:tcMar>
            <w:vAlign w:val="center"/>
          </w:tcPr>
          <w:p w14:paraId="7EE320EE" w14:textId="77777777" w:rsidR="000600B7" w:rsidRDefault="000600B7">
            <w:pPr>
              <w:rPr>
                <w:sz w:val="24"/>
                <w:szCs w:val="24"/>
              </w:rPr>
            </w:pPr>
          </w:p>
        </w:tc>
        <w:tc>
          <w:tcPr>
            <w:tcW w:w="2126" w:type="dxa"/>
            <w:shd w:val="clear" w:color="auto" w:fill="auto"/>
            <w:vAlign w:val="center"/>
          </w:tcPr>
          <w:p w14:paraId="6A73572D"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5E437FB" w14:textId="77777777" w:rsidR="000600B7" w:rsidRDefault="00056389">
            <w:pPr>
              <w:rPr>
                <w:sz w:val="24"/>
                <w:szCs w:val="24"/>
              </w:rPr>
            </w:pPr>
            <w:r>
              <w:rPr>
                <w:sz w:val="24"/>
                <w:szCs w:val="24"/>
              </w:rPr>
              <w:t>Oxyopidae</w:t>
            </w:r>
          </w:p>
        </w:tc>
      </w:tr>
      <w:tr w:rsidR="000600B7" w14:paraId="49ADD359" w14:textId="77777777">
        <w:trPr>
          <w:trHeight w:hRule="exact" w:val="369"/>
        </w:trPr>
        <w:tc>
          <w:tcPr>
            <w:tcW w:w="2410" w:type="dxa"/>
            <w:shd w:val="clear" w:color="auto" w:fill="auto"/>
            <w:tcMar>
              <w:top w:w="80" w:type="dxa"/>
              <w:left w:w="80" w:type="dxa"/>
              <w:bottom w:w="80" w:type="dxa"/>
              <w:right w:w="80" w:type="dxa"/>
            </w:tcMar>
            <w:vAlign w:val="center"/>
          </w:tcPr>
          <w:p w14:paraId="0235A691" w14:textId="77777777" w:rsidR="000600B7" w:rsidRDefault="000600B7">
            <w:pPr>
              <w:rPr>
                <w:sz w:val="24"/>
                <w:szCs w:val="24"/>
              </w:rPr>
            </w:pPr>
          </w:p>
        </w:tc>
        <w:tc>
          <w:tcPr>
            <w:tcW w:w="2126" w:type="dxa"/>
            <w:shd w:val="clear" w:color="auto" w:fill="auto"/>
            <w:vAlign w:val="center"/>
          </w:tcPr>
          <w:p w14:paraId="5F43C897"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6732060" w14:textId="77777777" w:rsidR="000600B7" w:rsidRDefault="00056389">
            <w:pPr>
              <w:rPr>
                <w:sz w:val="24"/>
                <w:szCs w:val="24"/>
              </w:rPr>
            </w:pPr>
            <w:r>
              <w:rPr>
                <w:sz w:val="24"/>
                <w:szCs w:val="24"/>
              </w:rPr>
              <w:t>Tetragnathidae</w:t>
            </w:r>
          </w:p>
        </w:tc>
      </w:tr>
      <w:tr w:rsidR="000600B7" w14:paraId="18E9F80E" w14:textId="77777777">
        <w:trPr>
          <w:trHeight w:hRule="exact" w:val="369"/>
        </w:trPr>
        <w:tc>
          <w:tcPr>
            <w:tcW w:w="2410" w:type="dxa"/>
            <w:shd w:val="clear" w:color="auto" w:fill="auto"/>
            <w:tcMar>
              <w:top w:w="80" w:type="dxa"/>
              <w:left w:w="80" w:type="dxa"/>
              <w:bottom w:w="80" w:type="dxa"/>
              <w:right w:w="80" w:type="dxa"/>
            </w:tcMar>
            <w:vAlign w:val="center"/>
          </w:tcPr>
          <w:p w14:paraId="2C91DA52" w14:textId="77777777" w:rsidR="000600B7" w:rsidRDefault="000600B7">
            <w:pPr>
              <w:rPr>
                <w:sz w:val="24"/>
                <w:szCs w:val="24"/>
              </w:rPr>
            </w:pPr>
          </w:p>
        </w:tc>
        <w:tc>
          <w:tcPr>
            <w:tcW w:w="2126" w:type="dxa"/>
            <w:shd w:val="clear" w:color="auto" w:fill="auto"/>
            <w:vAlign w:val="center"/>
          </w:tcPr>
          <w:p w14:paraId="72713F39"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D9359D3" w14:textId="77777777" w:rsidR="000600B7" w:rsidRDefault="00056389">
            <w:pPr>
              <w:rPr>
                <w:sz w:val="24"/>
                <w:szCs w:val="24"/>
              </w:rPr>
            </w:pPr>
            <w:r>
              <w:rPr>
                <w:sz w:val="24"/>
                <w:szCs w:val="24"/>
              </w:rPr>
              <w:t>Thomisidae</w:t>
            </w:r>
          </w:p>
        </w:tc>
      </w:tr>
      <w:tr w:rsidR="000600B7" w14:paraId="7FCCEE6E" w14:textId="77777777">
        <w:trPr>
          <w:trHeight w:hRule="exact" w:val="369"/>
        </w:trPr>
        <w:tc>
          <w:tcPr>
            <w:tcW w:w="2410" w:type="dxa"/>
            <w:shd w:val="clear" w:color="auto" w:fill="auto"/>
            <w:tcMar>
              <w:top w:w="80" w:type="dxa"/>
              <w:left w:w="80" w:type="dxa"/>
              <w:bottom w:w="80" w:type="dxa"/>
              <w:right w:w="80" w:type="dxa"/>
            </w:tcMar>
            <w:vAlign w:val="center"/>
          </w:tcPr>
          <w:p w14:paraId="62DDE310" w14:textId="77777777" w:rsidR="000600B7" w:rsidRDefault="000600B7">
            <w:pPr>
              <w:rPr>
                <w:sz w:val="24"/>
                <w:szCs w:val="24"/>
              </w:rPr>
            </w:pPr>
          </w:p>
        </w:tc>
        <w:tc>
          <w:tcPr>
            <w:tcW w:w="2126" w:type="dxa"/>
            <w:shd w:val="clear" w:color="auto" w:fill="auto"/>
            <w:vAlign w:val="center"/>
          </w:tcPr>
          <w:p w14:paraId="755CBC91"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1BB0C21" w14:textId="77777777" w:rsidR="000600B7" w:rsidRDefault="00056389">
            <w:pPr>
              <w:rPr>
                <w:sz w:val="24"/>
                <w:szCs w:val="24"/>
              </w:rPr>
            </w:pPr>
            <w:r>
              <w:rPr>
                <w:sz w:val="24"/>
                <w:szCs w:val="24"/>
              </w:rPr>
              <w:t>Coccinellidae</w:t>
            </w:r>
          </w:p>
        </w:tc>
      </w:tr>
      <w:tr w:rsidR="000600B7" w14:paraId="1DCDF853" w14:textId="77777777">
        <w:trPr>
          <w:trHeight w:hRule="exact" w:val="369"/>
        </w:trPr>
        <w:tc>
          <w:tcPr>
            <w:tcW w:w="2410" w:type="dxa"/>
            <w:shd w:val="clear" w:color="auto" w:fill="auto"/>
            <w:tcMar>
              <w:top w:w="80" w:type="dxa"/>
              <w:left w:w="80" w:type="dxa"/>
              <w:bottom w:w="80" w:type="dxa"/>
              <w:right w:w="80" w:type="dxa"/>
            </w:tcMar>
            <w:vAlign w:val="center"/>
          </w:tcPr>
          <w:p w14:paraId="73E3E4C0" w14:textId="77777777"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14:paraId="08CB9529" w14:textId="77777777" w:rsidR="000600B7" w:rsidRDefault="00056389">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0525FFAB" w14:textId="77777777" w:rsidR="000600B7" w:rsidRDefault="00056389">
            <w:pPr>
              <w:rPr>
                <w:sz w:val="24"/>
              </w:rPr>
            </w:pPr>
            <w:r>
              <w:rPr>
                <w:sz w:val="24"/>
              </w:rPr>
              <w:t>Agromyzidae</w:t>
            </w:r>
          </w:p>
        </w:tc>
      </w:tr>
      <w:tr w:rsidR="000600B7" w14:paraId="63C5A119" w14:textId="77777777">
        <w:trPr>
          <w:trHeight w:hRule="exact" w:val="369"/>
        </w:trPr>
        <w:tc>
          <w:tcPr>
            <w:tcW w:w="2410" w:type="dxa"/>
            <w:shd w:val="clear" w:color="auto" w:fill="auto"/>
            <w:tcMar>
              <w:top w:w="80" w:type="dxa"/>
              <w:left w:w="80" w:type="dxa"/>
              <w:bottom w:w="80" w:type="dxa"/>
              <w:right w:w="80" w:type="dxa"/>
            </w:tcMar>
            <w:vAlign w:val="center"/>
          </w:tcPr>
          <w:p w14:paraId="01BC3A49" w14:textId="77777777" w:rsidR="000600B7" w:rsidRDefault="000600B7">
            <w:pPr>
              <w:rPr>
                <w:sz w:val="24"/>
                <w:szCs w:val="24"/>
              </w:rPr>
            </w:pPr>
          </w:p>
        </w:tc>
        <w:tc>
          <w:tcPr>
            <w:tcW w:w="2126" w:type="dxa"/>
            <w:shd w:val="clear" w:color="auto" w:fill="auto"/>
            <w:vAlign w:val="center"/>
          </w:tcPr>
          <w:p w14:paraId="2D14A37D"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BD0C942" w14:textId="77777777" w:rsidR="000600B7" w:rsidRDefault="00056389">
            <w:pPr>
              <w:rPr>
                <w:sz w:val="24"/>
                <w:szCs w:val="24"/>
              </w:rPr>
            </w:pPr>
            <w:r>
              <w:rPr>
                <w:sz w:val="24"/>
                <w:szCs w:val="24"/>
              </w:rPr>
              <w:t>Alydidae/</w:t>
            </w:r>
            <w:r>
              <w:rPr>
                <w:i/>
                <w:sz w:val="24"/>
                <w:szCs w:val="24"/>
              </w:rPr>
              <w:t>Leptocorisa</w:t>
            </w:r>
          </w:p>
        </w:tc>
      </w:tr>
      <w:tr w:rsidR="000600B7" w14:paraId="5A0FDE47" w14:textId="77777777">
        <w:trPr>
          <w:trHeight w:hRule="exact" w:val="369"/>
        </w:trPr>
        <w:tc>
          <w:tcPr>
            <w:tcW w:w="2410" w:type="dxa"/>
            <w:shd w:val="clear" w:color="auto" w:fill="auto"/>
            <w:tcMar>
              <w:top w:w="80" w:type="dxa"/>
              <w:left w:w="80" w:type="dxa"/>
              <w:bottom w:w="80" w:type="dxa"/>
              <w:right w:w="80" w:type="dxa"/>
            </w:tcMar>
            <w:vAlign w:val="center"/>
          </w:tcPr>
          <w:p w14:paraId="2FC217CC" w14:textId="77777777" w:rsidR="000600B7" w:rsidRDefault="000600B7">
            <w:pPr>
              <w:rPr>
                <w:sz w:val="24"/>
                <w:szCs w:val="24"/>
              </w:rPr>
            </w:pPr>
          </w:p>
        </w:tc>
        <w:tc>
          <w:tcPr>
            <w:tcW w:w="2126" w:type="dxa"/>
            <w:shd w:val="clear" w:color="auto" w:fill="auto"/>
            <w:vAlign w:val="center"/>
          </w:tcPr>
          <w:p w14:paraId="4417AD2C"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B5B5670" w14:textId="77777777" w:rsidR="000600B7" w:rsidRDefault="00056389">
            <w:pPr>
              <w:rPr>
                <w:sz w:val="24"/>
                <w:szCs w:val="24"/>
              </w:rPr>
            </w:pPr>
            <w:r>
              <w:rPr>
                <w:sz w:val="24"/>
                <w:szCs w:val="24"/>
              </w:rPr>
              <w:t>Cicadellidae/</w:t>
            </w:r>
            <w:r>
              <w:rPr>
                <w:i/>
                <w:sz w:val="24"/>
                <w:szCs w:val="24"/>
              </w:rPr>
              <w:t>Nephotettix</w:t>
            </w:r>
          </w:p>
        </w:tc>
      </w:tr>
      <w:tr w:rsidR="000600B7" w14:paraId="4027B0D8" w14:textId="77777777">
        <w:trPr>
          <w:trHeight w:hRule="exact" w:val="369"/>
        </w:trPr>
        <w:tc>
          <w:tcPr>
            <w:tcW w:w="2410" w:type="dxa"/>
            <w:shd w:val="clear" w:color="auto" w:fill="auto"/>
            <w:tcMar>
              <w:top w:w="80" w:type="dxa"/>
              <w:left w:w="80" w:type="dxa"/>
              <w:bottom w:w="80" w:type="dxa"/>
              <w:right w:w="80" w:type="dxa"/>
            </w:tcMar>
            <w:vAlign w:val="center"/>
          </w:tcPr>
          <w:p w14:paraId="2DCF3099" w14:textId="77777777" w:rsidR="000600B7" w:rsidRDefault="000600B7">
            <w:pPr>
              <w:rPr>
                <w:sz w:val="24"/>
                <w:szCs w:val="24"/>
              </w:rPr>
            </w:pPr>
          </w:p>
        </w:tc>
        <w:tc>
          <w:tcPr>
            <w:tcW w:w="2126" w:type="dxa"/>
            <w:shd w:val="clear" w:color="auto" w:fill="auto"/>
            <w:vAlign w:val="center"/>
          </w:tcPr>
          <w:p w14:paraId="00881927"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039B028" w14:textId="77777777" w:rsidR="000600B7" w:rsidRDefault="00056389">
            <w:pPr>
              <w:rPr>
                <w:sz w:val="24"/>
                <w:szCs w:val="24"/>
              </w:rPr>
            </w:pPr>
            <w:r>
              <w:rPr>
                <w:sz w:val="24"/>
                <w:szCs w:val="24"/>
              </w:rPr>
              <w:t>Coreidae</w:t>
            </w:r>
          </w:p>
        </w:tc>
      </w:tr>
      <w:tr w:rsidR="000600B7" w14:paraId="15ECFAE0" w14:textId="77777777">
        <w:trPr>
          <w:trHeight w:hRule="exact" w:val="369"/>
        </w:trPr>
        <w:tc>
          <w:tcPr>
            <w:tcW w:w="2410" w:type="dxa"/>
            <w:shd w:val="clear" w:color="auto" w:fill="auto"/>
            <w:tcMar>
              <w:top w:w="80" w:type="dxa"/>
              <w:left w:w="80" w:type="dxa"/>
              <w:bottom w:w="80" w:type="dxa"/>
              <w:right w:w="80" w:type="dxa"/>
            </w:tcMar>
            <w:vAlign w:val="center"/>
          </w:tcPr>
          <w:p w14:paraId="4DB82A4A" w14:textId="77777777" w:rsidR="000600B7" w:rsidRDefault="000600B7">
            <w:pPr>
              <w:rPr>
                <w:sz w:val="24"/>
                <w:szCs w:val="24"/>
              </w:rPr>
            </w:pPr>
          </w:p>
        </w:tc>
        <w:tc>
          <w:tcPr>
            <w:tcW w:w="2126" w:type="dxa"/>
            <w:shd w:val="clear" w:color="auto" w:fill="auto"/>
            <w:vAlign w:val="center"/>
          </w:tcPr>
          <w:p w14:paraId="2D3B48D4"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665AEBA" w14:textId="77777777" w:rsidR="000600B7" w:rsidRDefault="00056389">
            <w:pPr>
              <w:rPr>
                <w:sz w:val="24"/>
                <w:szCs w:val="24"/>
              </w:rPr>
            </w:pPr>
            <w:r>
              <w:rPr>
                <w:sz w:val="24"/>
                <w:szCs w:val="24"/>
              </w:rPr>
              <w:t>Delphacidae/</w:t>
            </w:r>
            <w:r>
              <w:rPr>
                <w:i/>
                <w:sz w:val="24"/>
                <w:szCs w:val="24"/>
              </w:rPr>
              <w:t>Nilaparvata</w:t>
            </w:r>
          </w:p>
        </w:tc>
      </w:tr>
      <w:tr w:rsidR="000600B7" w14:paraId="4AD7B9E0" w14:textId="77777777">
        <w:trPr>
          <w:trHeight w:hRule="exact" w:val="369"/>
        </w:trPr>
        <w:tc>
          <w:tcPr>
            <w:tcW w:w="2410" w:type="dxa"/>
            <w:shd w:val="clear" w:color="auto" w:fill="auto"/>
            <w:tcMar>
              <w:top w:w="80" w:type="dxa"/>
              <w:left w:w="80" w:type="dxa"/>
              <w:bottom w:w="80" w:type="dxa"/>
              <w:right w:w="80" w:type="dxa"/>
            </w:tcMar>
            <w:vAlign w:val="center"/>
          </w:tcPr>
          <w:p w14:paraId="3F612D08" w14:textId="77777777" w:rsidR="000600B7" w:rsidRDefault="000600B7">
            <w:pPr>
              <w:rPr>
                <w:sz w:val="24"/>
                <w:szCs w:val="24"/>
              </w:rPr>
            </w:pPr>
          </w:p>
        </w:tc>
        <w:tc>
          <w:tcPr>
            <w:tcW w:w="2126" w:type="dxa"/>
            <w:shd w:val="clear" w:color="auto" w:fill="auto"/>
            <w:vAlign w:val="center"/>
          </w:tcPr>
          <w:p w14:paraId="0E095497"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6FEDFAD" w14:textId="77777777" w:rsidR="000600B7" w:rsidRDefault="00056389">
            <w:pPr>
              <w:rPr>
                <w:sz w:val="24"/>
                <w:szCs w:val="24"/>
              </w:rPr>
            </w:pPr>
            <w:r>
              <w:rPr>
                <w:sz w:val="24"/>
                <w:szCs w:val="24"/>
              </w:rPr>
              <w:t>Lygaeidae/</w:t>
            </w:r>
            <w:r>
              <w:rPr>
                <w:i/>
                <w:sz w:val="24"/>
                <w:szCs w:val="24"/>
              </w:rPr>
              <w:t>Pachybrachius</w:t>
            </w:r>
          </w:p>
        </w:tc>
      </w:tr>
      <w:tr w:rsidR="000600B7" w14:paraId="2414449B" w14:textId="77777777">
        <w:trPr>
          <w:trHeight w:hRule="exact" w:val="369"/>
        </w:trPr>
        <w:tc>
          <w:tcPr>
            <w:tcW w:w="2410" w:type="dxa"/>
            <w:shd w:val="clear" w:color="auto" w:fill="auto"/>
            <w:tcMar>
              <w:top w:w="80" w:type="dxa"/>
              <w:left w:w="80" w:type="dxa"/>
              <w:bottom w:w="80" w:type="dxa"/>
              <w:right w:w="80" w:type="dxa"/>
            </w:tcMar>
            <w:vAlign w:val="center"/>
          </w:tcPr>
          <w:p w14:paraId="5102B1E5" w14:textId="77777777" w:rsidR="000600B7" w:rsidRDefault="000600B7">
            <w:pPr>
              <w:rPr>
                <w:sz w:val="24"/>
                <w:szCs w:val="24"/>
              </w:rPr>
            </w:pPr>
          </w:p>
        </w:tc>
        <w:tc>
          <w:tcPr>
            <w:tcW w:w="2126" w:type="dxa"/>
            <w:shd w:val="clear" w:color="auto" w:fill="auto"/>
            <w:vAlign w:val="center"/>
          </w:tcPr>
          <w:p w14:paraId="6F6F9121"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61F9141" w14:textId="77777777" w:rsidR="000600B7" w:rsidRDefault="00056389">
            <w:pPr>
              <w:rPr>
                <w:sz w:val="24"/>
                <w:szCs w:val="24"/>
              </w:rPr>
            </w:pPr>
            <w:r>
              <w:rPr>
                <w:sz w:val="24"/>
                <w:szCs w:val="24"/>
              </w:rPr>
              <w:t>Miridae</w:t>
            </w:r>
          </w:p>
        </w:tc>
      </w:tr>
      <w:tr w:rsidR="000600B7" w14:paraId="722C8C23" w14:textId="77777777">
        <w:trPr>
          <w:trHeight w:hRule="exact" w:val="369"/>
        </w:trPr>
        <w:tc>
          <w:tcPr>
            <w:tcW w:w="2410" w:type="dxa"/>
            <w:shd w:val="clear" w:color="auto" w:fill="auto"/>
            <w:tcMar>
              <w:top w:w="80" w:type="dxa"/>
              <w:left w:w="80" w:type="dxa"/>
              <w:bottom w:w="80" w:type="dxa"/>
              <w:right w:w="80" w:type="dxa"/>
            </w:tcMar>
            <w:vAlign w:val="center"/>
          </w:tcPr>
          <w:p w14:paraId="3898A78E" w14:textId="77777777" w:rsidR="000600B7" w:rsidRDefault="000600B7">
            <w:pPr>
              <w:rPr>
                <w:sz w:val="24"/>
                <w:szCs w:val="24"/>
              </w:rPr>
            </w:pPr>
          </w:p>
        </w:tc>
        <w:tc>
          <w:tcPr>
            <w:tcW w:w="2126" w:type="dxa"/>
            <w:shd w:val="clear" w:color="auto" w:fill="auto"/>
            <w:vAlign w:val="center"/>
          </w:tcPr>
          <w:p w14:paraId="5360C3BB"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241D245" w14:textId="77777777" w:rsidR="000600B7" w:rsidRDefault="00056389">
            <w:pPr>
              <w:rPr>
                <w:sz w:val="24"/>
                <w:szCs w:val="24"/>
              </w:rPr>
            </w:pPr>
            <w:r>
              <w:rPr>
                <w:sz w:val="24"/>
                <w:szCs w:val="24"/>
              </w:rPr>
              <w:t>Pentatomidae/</w:t>
            </w:r>
            <w:r>
              <w:rPr>
                <w:i/>
                <w:sz w:val="24"/>
                <w:szCs w:val="24"/>
              </w:rPr>
              <w:t>Scotinophara</w:t>
            </w:r>
          </w:p>
        </w:tc>
      </w:tr>
      <w:tr w:rsidR="000600B7" w14:paraId="41997CF9" w14:textId="77777777">
        <w:trPr>
          <w:trHeight w:hRule="exact" w:val="369"/>
        </w:trPr>
        <w:tc>
          <w:tcPr>
            <w:tcW w:w="2410" w:type="dxa"/>
            <w:shd w:val="clear" w:color="auto" w:fill="auto"/>
            <w:tcMar>
              <w:top w:w="80" w:type="dxa"/>
              <w:left w:w="80" w:type="dxa"/>
              <w:bottom w:w="80" w:type="dxa"/>
              <w:right w:w="80" w:type="dxa"/>
            </w:tcMar>
            <w:vAlign w:val="center"/>
          </w:tcPr>
          <w:p w14:paraId="32090A36" w14:textId="77777777" w:rsidR="000600B7" w:rsidRDefault="000600B7">
            <w:pPr>
              <w:rPr>
                <w:sz w:val="24"/>
                <w:szCs w:val="24"/>
              </w:rPr>
            </w:pPr>
          </w:p>
        </w:tc>
        <w:tc>
          <w:tcPr>
            <w:tcW w:w="2126" w:type="dxa"/>
            <w:shd w:val="clear" w:color="auto" w:fill="auto"/>
            <w:vAlign w:val="center"/>
          </w:tcPr>
          <w:p w14:paraId="1FD977E3"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4D8F0C4" w14:textId="77777777" w:rsidR="000600B7" w:rsidRDefault="00056389">
            <w:pPr>
              <w:rPr>
                <w:sz w:val="24"/>
                <w:szCs w:val="24"/>
              </w:rPr>
            </w:pPr>
            <w:r>
              <w:rPr>
                <w:sz w:val="24"/>
                <w:szCs w:val="24"/>
              </w:rPr>
              <w:t>Ricaniidae</w:t>
            </w:r>
          </w:p>
        </w:tc>
      </w:tr>
      <w:tr w:rsidR="000600B7" w14:paraId="7D229608" w14:textId="77777777">
        <w:trPr>
          <w:trHeight w:hRule="exact" w:val="369"/>
        </w:trPr>
        <w:tc>
          <w:tcPr>
            <w:tcW w:w="2410" w:type="dxa"/>
            <w:shd w:val="clear" w:color="auto" w:fill="auto"/>
            <w:tcMar>
              <w:top w:w="80" w:type="dxa"/>
              <w:left w:w="80" w:type="dxa"/>
              <w:bottom w:w="80" w:type="dxa"/>
              <w:right w:w="80" w:type="dxa"/>
            </w:tcMar>
            <w:vAlign w:val="center"/>
          </w:tcPr>
          <w:p w14:paraId="385C3A58" w14:textId="77777777" w:rsidR="000600B7" w:rsidRDefault="000600B7">
            <w:pPr>
              <w:rPr>
                <w:sz w:val="24"/>
                <w:szCs w:val="24"/>
              </w:rPr>
            </w:pPr>
          </w:p>
        </w:tc>
        <w:tc>
          <w:tcPr>
            <w:tcW w:w="2126" w:type="dxa"/>
            <w:shd w:val="clear" w:color="auto" w:fill="auto"/>
            <w:vAlign w:val="center"/>
          </w:tcPr>
          <w:p w14:paraId="45370C4C"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BDFA0A4" w14:textId="77777777" w:rsidR="000600B7" w:rsidRDefault="00056389">
            <w:pPr>
              <w:rPr>
                <w:sz w:val="24"/>
                <w:szCs w:val="24"/>
              </w:rPr>
            </w:pPr>
            <w:r>
              <w:rPr>
                <w:sz w:val="24"/>
                <w:szCs w:val="24"/>
              </w:rPr>
              <w:t>Hesperiidae</w:t>
            </w:r>
          </w:p>
        </w:tc>
      </w:tr>
      <w:tr w:rsidR="000600B7" w14:paraId="0A6F99CA" w14:textId="77777777">
        <w:trPr>
          <w:trHeight w:hRule="exact" w:val="369"/>
        </w:trPr>
        <w:tc>
          <w:tcPr>
            <w:tcW w:w="2410" w:type="dxa"/>
            <w:shd w:val="clear" w:color="auto" w:fill="auto"/>
            <w:tcMar>
              <w:top w:w="80" w:type="dxa"/>
              <w:left w:w="80" w:type="dxa"/>
              <w:bottom w:w="80" w:type="dxa"/>
              <w:right w:w="80" w:type="dxa"/>
            </w:tcMar>
            <w:vAlign w:val="center"/>
          </w:tcPr>
          <w:p w14:paraId="32E2A4D2" w14:textId="77777777" w:rsidR="000600B7" w:rsidRDefault="000600B7">
            <w:pPr>
              <w:rPr>
                <w:sz w:val="24"/>
                <w:szCs w:val="24"/>
              </w:rPr>
            </w:pPr>
          </w:p>
        </w:tc>
        <w:tc>
          <w:tcPr>
            <w:tcW w:w="2126" w:type="dxa"/>
            <w:shd w:val="clear" w:color="auto" w:fill="auto"/>
            <w:vAlign w:val="center"/>
          </w:tcPr>
          <w:p w14:paraId="3BD9E621"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15E51A9" w14:textId="77777777" w:rsidR="000600B7" w:rsidRDefault="00056389">
            <w:pPr>
              <w:rPr>
                <w:sz w:val="24"/>
                <w:szCs w:val="24"/>
              </w:rPr>
            </w:pPr>
            <w:r>
              <w:rPr>
                <w:sz w:val="24"/>
                <w:szCs w:val="24"/>
              </w:rPr>
              <w:t>Nymphalidae</w:t>
            </w:r>
          </w:p>
        </w:tc>
      </w:tr>
      <w:tr w:rsidR="000600B7" w14:paraId="6A3D3156" w14:textId="77777777">
        <w:trPr>
          <w:trHeight w:hRule="exact" w:val="369"/>
        </w:trPr>
        <w:tc>
          <w:tcPr>
            <w:tcW w:w="2410" w:type="dxa"/>
            <w:shd w:val="clear" w:color="auto" w:fill="auto"/>
            <w:tcMar>
              <w:top w:w="80" w:type="dxa"/>
              <w:left w:w="80" w:type="dxa"/>
              <w:bottom w:w="80" w:type="dxa"/>
              <w:right w:w="80" w:type="dxa"/>
            </w:tcMar>
            <w:vAlign w:val="center"/>
          </w:tcPr>
          <w:p w14:paraId="766B823E" w14:textId="77777777" w:rsidR="000600B7" w:rsidRDefault="000600B7">
            <w:pPr>
              <w:rPr>
                <w:sz w:val="24"/>
                <w:szCs w:val="24"/>
              </w:rPr>
            </w:pPr>
          </w:p>
        </w:tc>
        <w:tc>
          <w:tcPr>
            <w:tcW w:w="2126" w:type="dxa"/>
            <w:shd w:val="clear" w:color="auto" w:fill="auto"/>
            <w:vAlign w:val="center"/>
          </w:tcPr>
          <w:p w14:paraId="157076A4"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16843DA2" w14:textId="77777777" w:rsidR="000600B7" w:rsidRDefault="00056389">
            <w:pPr>
              <w:rPr>
                <w:sz w:val="24"/>
                <w:szCs w:val="24"/>
              </w:rPr>
            </w:pPr>
            <w:r>
              <w:rPr>
                <w:sz w:val="24"/>
                <w:szCs w:val="24"/>
              </w:rPr>
              <w:t>Pyralidae</w:t>
            </w:r>
          </w:p>
        </w:tc>
      </w:tr>
      <w:tr w:rsidR="000600B7" w14:paraId="4172445A" w14:textId="77777777">
        <w:trPr>
          <w:trHeight w:hRule="exact" w:val="369"/>
        </w:trPr>
        <w:tc>
          <w:tcPr>
            <w:tcW w:w="2410" w:type="dxa"/>
            <w:shd w:val="clear" w:color="auto" w:fill="auto"/>
            <w:tcMar>
              <w:top w:w="80" w:type="dxa"/>
              <w:left w:w="80" w:type="dxa"/>
              <w:bottom w:w="80" w:type="dxa"/>
              <w:right w:w="80" w:type="dxa"/>
            </w:tcMar>
            <w:vAlign w:val="center"/>
          </w:tcPr>
          <w:p w14:paraId="489AA701" w14:textId="77777777" w:rsidR="000600B7" w:rsidRDefault="000600B7">
            <w:pPr>
              <w:rPr>
                <w:sz w:val="24"/>
                <w:szCs w:val="24"/>
              </w:rPr>
            </w:pPr>
          </w:p>
        </w:tc>
        <w:tc>
          <w:tcPr>
            <w:tcW w:w="2126" w:type="dxa"/>
            <w:shd w:val="clear" w:color="auto" w:fill="auto"/>
            <w:vAlign w:val="center"/>
          </w:tcPr>
          <w:p w14:paraId="7005A761"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3F32229" w14:textId="77777777" w:rsidR="000600B7" w:rsidRDefault="00056389">
            <w:pPr>
              <w:rPr>
                <w:sz w:val="24"/>
                <w:szCs w:val="24"/>
              </w:rPr>
            </w:pPr>
            <w:r>
              <w:rPr>
                <w:sz w:val="24"/>
                <w:szCs w:val="24"/>
              </w:rPr>
              <w:t>Pyrgomorphidae/</w:t>
            </w:r>
            <w:r>
              <w:rPr>
                <w:i/>
                <w:sz w:val="24"/>
                <w:szCs w:val="24"/>
              </w:rPr>
              <w:t>Atractomorpha</w:t>
            </w:r>
            <w:r>
              <w:rPr>
                <w:sz w:val="24"/>
                <w:szCs w:val="24"/>
              </w:rPr>
              <w:t xml:space="preserve"> </w:t>
            </w:r>
          </w:p>
        </w:tc>
      </w:tr>
      <w:tr w:rsidR="000600B7" w14:paraId="1AFD8FD1" w14:textId="77777777">
        <w:trPr>
          <w:trHeight w:hRule="exact" w:val="369"/>
        </w:trPr>
        <w:tc>
          <w:tcPr>
            <w:tcW w:w="2410" w:type="dxa"/>
            <w:shd w:val="clear" w:color="auto" w:fill="auto"/>
            <w:tcMar>
              <w:top w:w="80" w:type="dxa"/>
              <w:left w:w="80" w:type="dxa"/>
              <w:bottom w:w="80" w:type="dxa"/>
              <w:right w:w="80" w:type="dxa"/>
            </w:tcMar>
            <w:vAlign w:val="center"/>
          </w:tcPr>
          <w:p w14:paraId="57B51925" w14:textId="77777777"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59928239"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649AA01E" w14:textId="77777777" w:rsidR="000600B7" w:rsidRDefault="00056389">
            <w:pPr>
              <w:rPr>
                <w:sz w:val="24"/>
                <w:szCs w:val="24"/>
              </w:rPr>
            </w:pPr>
            <w:r>
              <w:rPr>
                <w:sz w:val="24"/>
                <w:szCs w:val="24"/>
              </w:rPr>
              <w:t>Chrysomelidae</w:t>
            </w:r>
          </w:p>
        </w:tc>
      </w:tr>
      <w:tr w:rsidR="000600B7" w14:paraId="4C7B09A6" w14:textId="77777777">
        <w:trPr>
          <w:trHeight w:hRule="exact" w:val="369"/>
        </w:trPr>
        <w:tc>
          <w:tcPr>
            <w:tcW w:w="2410" w:type="dxa"/>
            <w:shd w:val="clear" w:color="auto" w:fill="auto"/>
            <w:tcMar>
              <w:top w:w="80" w:type="dxa"/>
              <w:left w:w="80" w:type="dxa"/>
              <w:bottom w:w="80" w:type="dxa"/>
              <w:right w:w="80" w:type="dxa"/>
            </w:tcMar>
            <w:vAlign w:val="center"/>
          </w:tcPr>
          <w:p w14:paraId="0C831481" w14:textId="77777777" w:rsidR="000600B7" w:rsidRDefault="000600B7">
            <w:pPr>
              <w:rPr>
                <w:sz w:val="24"/>
                <w:szCs w:val="24"/>
              </w:rPr>
            </w:pPr>
          </w:p>
        </w:tc>
        <w:tc>
          <w:tcPr>
            <w:tcW w:w="2126" w:type="dxa"/>
            <w:shd w:val="clear" w:color="auto" w:fill="auto"/>
            <w:vAlign w:val="center"/>
          </w:tcPr>
          <w:p w14:paraId="1BB64898"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3B0BBDBF" w14:textId="77777777" w:rsidR="000600B7" w:rsidRDefault="00056389">
            <w:pPr>
              <w:rPr>
                <w:sz w:val="24"/>
                <w:szCs w:val="24"/>
              </w:rPr>
            </w:pPr>
            <w:r>
              <w:rPr>
                <w:sz w:val="24"/>
                <w:szCs w:val="24"/>
              </w:rPr>
              <w:t>Acrididae</w:t>
            </w:r>
          </w:p>
        </w:tc>
      </w:tr>
      <w:tr w:rsidR="000600B7" w14:paraId="71CCA504" w14:textId="77777777">
        <w:trPr>
          <w:trHeight w:hRule="exact" w:val="369"/>
        </w:trPr>
        <w:tc>
          <w:tcPr>
            <w:tcW w:w="2410" w:type="dxa"/>
            <w:shd w:val="clear" w:color="auto" w:fill="auto"/>
            <w:tcMar>
              <w:top w:w="80" w:type="dxa"/>
              <w:left w:w="80" w:type="dxa"/>
              <w:bottom w:w="80" w:type="dxa"/>
              <w:right w:w="80" w:type="dxa"/>
            </w:tcMar>
            <w:vAlign w:val="center"/>
          </w:tcPr>
          <w:p w14:paraId="272E072A" w14:textId="77777777" w:rsidR="000600B7" w:rsidRDefault="0005638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2BD59247"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B59743A" w14:textId="77777777" w:rsidR="000600B7" w:rsidRDefault="00056389">
            <w:pPr>
              <w:rPr>
                <w:sz w:val="24"/>
                <w:szCs w:val="24"/>
              </w:rPr>
            </w:pPr>
            <w:r>
              <w:rPr>
                <w:sz w:val="24"/>
                <w:szCs w:val="24"/>
              </w:rPr>
              <w:t>Calliphoridae</w:t>
            </w:r>
          </w:p>
        </w:tc>
      </w:tr>
      <w:tr w:rsidR="000600B7" w14:paraId="7E0CA124" w14:textId="77777777">
        <w:trPr>
          <w:trHeight w:hRule="exact" w:val="369"/>
        </w:trPr>
        <w:tc>
          <w:tcPr>
            <w:tcW w:w="2410" w:type="dxa"/>
            <w:shd w:val="clear" w:color="auto" w:fill="auto"/>
            <w:tcMar>
              <w:top w:w="80" w:type="dxa"/>
              <w:left w:w="80" w:type="dxa"/>
              <w:bottom w:w="80" w:type="dxa"/>
              <w:right w:w="80" w:type="dxa"/>
            </w:tcMar>
            <w:vAlign w:val="center"/>
          </w:tcPr>
          <w:p w14:paraId="52E38363" w14:textId="77777777" w:rsidR="000600B7" w:rsidRDefault="000600B7">
            <w:pPr>
              <w:rPr>
                <w:sz w:val="24"/>
                <w:szCs w:val="24"/>
              </w:rPr>
            </w:pPr>
          </w:p>
        </w:tc>
        <w:tc>
          <w:tcPr>
            <w:tcW w:w="2126" w:type="dxa"/>
            <w:shd w:val="clear" w:color="auto" w:fill="auto"/>
            <w:vAlign w:val="center"/>
          </w:tcPr>
          <w:p w14:paraId="7D344D65"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A8A1320" w14:textId="77777777" w:rsidR="000600B7" w:rsidRDefault="00056389">
            <w:pPr>
              <w:rPr>
                <w:sz w:val="24"/>
                <w:szCs w:val="24"/>
              </w:rPr>
            </w:pPr>
            <w:r>
              <w:rPr>
                <w:sz w:val="24"/>
                <w:szCs w:val="24"/>
              </w:rPr>
              <w:t>Chironomidae</w:t>
            </w:r>
          </w:p>
        </w:tc>
      </w:tr>
      <w:tr w:rsidR="000600B7" w14:paraId="096BE27A" w14:textId="77777777">
        <w:trPr>
          <w:trHeight w:hRule="exact" w:val="369"/>
        </w:trPr>
        <w:tc>
          <w:tcPr>
            <w:tcW w:w="2410" w:type="dxa"/>
            <w:shd w:val="clear" w:color="auto" w:fill="auto"/>
            <w:tcMar>
              <w:top w:w="80" w:type="dxa"/>
              <w:left w:w="80" w:type="dxa"/>
              <w:bottom w:w="80" w:type="dxa"/>
              <w:right w:w="80" w:type="dxa"/>
            </w:tcMar>
            <w:vAlign w:val="center"/>
          </w:tcPr>
          <w:p w14:paraId="458EDF35" w14:textId="77777777" w:rsidR="000600B7" w:rsidRDefault="000600B7">
            <w:pPr>
              <w:rPr>
                <w:sz w:val="24"/>
                <w:szCs w:val="24"/>
              </w:rPr>
            </w:pPr>
          </w:p>
        </w:tc>
        <w:tc>
          <w:tcPr>
            <w:tcW w:w="2126" w:type="dxa"/>
            <w:shd w:val="clear" w:color="auto" w:fill="auto"/>
            <w:vAlign w:val="center"/>
          </w:tcPr>
          <w:p w14:paraId="1515DB49"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28A29A2" w14:textId="77777777" w:rsidR="000600B7" w:rsidRDefault="00056389">
            <w:pPr>
              <w:rPr>
                <w:sz w:val="24"/>
                <w:szCs w:val="24"/>
              </w:rPr>
            </w:pPr>
            <w:r>
              <w:rPr>
                <w:sz w:val="24"/>
                <w:szCs w:val="24"/>
              </w:rPr>
              <w:t>Chloropidae</w:t>
            </w:r>
          </w:p>
        </w:tc>
      </w:tr>
      <w:tr w:rsidR="000600B7" w14:paraId="73CBF2FA" w14:textId="77777777">
        <w:trPr>
          <w:trHeight w:hRule="exact" w:val="369"/>
        </w:trPr>
        <w:tc>
          <w:tcPr>
            <w:tcW w:w="2410" w:type="dxa"/>
            <w:shd w:val="clear" w:color="auto" w:fill="auto"/>
            <w:tcMar>
              <w:top w:w="80" w:type="dxa"/>
              <w:left w:w="80" w:type="dxa"/>
              <w:bottom w:w="80" w:type="dxa"/>
              <w:right w:w="80" w:type="dxa"/>
            </w:tcMar>
            <w:vAlign w:val="center"/>
          </w:tcPr>
          <w:p w14:paraId="0ADC25C3" w14:textId="77777777" w:rsidR="000600B7" w:rsidRDefault="000600B7">
            <w:pPr>
              <w:rPr>
                <w:sz w:val="24"/>
                <w:szCs w:val="24"/>
              </w:rPr>
            </w:pPr>
          </w:p>
        </w:tc>
        <w:tc>
          <w:tcPr>
            <w:tcW w:w="2126" w:type="dxa"/>
            <w:shd w:val="clear" w:color="auto" w:fill="auto"/>
            <w:vAlign w:val="center"/>
          </w:tcPr>
          <w:p w14:paraId="3AA1603B"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BF57D12" w14:textId="77777777" w:rsidR="000600B7" w:rsidRDefault="00056389">
            <w:pPr>
              <w:rPr>
                <w:sz w:val="24"/>
                <w:szCs w:val="24"/>
              </w:rPr>
            </w:pPr>
            <w:r>
              <w:rPr>
                <w:sz w:val="24"/>
                <w:szCs w:val="24"/>
              </w:rPr>
              <w:t>Ephydridae</w:t>
            </w:r>
          </w:p>
        </w:tc>
      </w:tr>
      <w:tr w:rsidR="000600B7" w14:paraId="36A671BC" w14:textId="77777777">
        <w:trPr>
          <w:trHeight w:hRule="exact" w:val="369"/>
        </w:trPr>
        <w:tc>
          <w:tcPr>
            <w:tcW w:w="2410" w:type="dxa"/>
            <w:shd w:val="clear" w:color="auto" w:fill="auto"/>
            <w:tcMar>
              <w:top w:w="80" w:type="dxa"/>
              <w:left w:w="80" w:type="dxa"/>
              <w:bottom w:w="80" w:type="dxa"/>
              <w:right w:w="80" w:type="dxa"/>
            </w:tcMar>
            <w:vAlign w:val="center"/>
          </w:tcPr>
          <w:p w14:paraId="7235600C" w14:textId="77777777" w:rsidR="000600B7" w:rsidRDefault="000600B7">
            <w:pPr>
              <w:rPr>
                <w:sz w:val="24"/>
                <w:szCs w:val="24"/>
              </w:rPr>
            </w:pPr>
          </w:p>
        </w:tc>
        <w:tc>
          <w:tcPr>
            <w:tcW w:w="2126" w:type="dxa"/>
            <w:shd w:val="clear" w:color="auto" w:fill="auto"/>
            <w:vAlign w:val="center"/>
          </w:tcPr>
          <w:p w14:paraId="04B296B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24B87D2" w14:textId="77777777" w:rsidR="000600B7" w:rsidRDefault="00056389">
            <w:pPr>
              <w:rPr>
                <w:sz w:val="24"/>
                <w:szCs w:val="24"/>
              </w:rPr>
            </w:pPr>
            <w:r>
              <w:rPr>
                <w:sz w:val="24"/>
                <w:szCs w:val="24"/>
              </w:rPr>
              <w:t>Lauxaniidae</w:t>
            </w:r>
          </w:p>
        </w:tc>
      </w:tr>
      <w:tr w:rsidR="000600B7" w14:paraId="1905F81E" w14:textId="77777777">
        <w:trPr>
          <w:trHeight w:hRule="exact" w:val="369"/>
        </w:trPr>
        <w:tc>
          <w:tcPr>
            <w:tcW w:w="2410" w:type="dxa"/>
            <w:shd w:val="clear" w:color="auto" w:fill="auto"/>
            <w:tcMar>
              <w:top w:w="80" w:type="dxa"/>
              <w:left w:w="80" w:type="dxa"/>
              <w:bottom w:w="80" w:type="dxa"/>
              <w:right w:w="80" w:type="dxa"/>
            </w:tcMar>
            <w:vAlign w:val="center"/>
          </w:tcPr>
          <w:p w14:paraId="2A660919" w14:textId="77777777" w:rsidR="000600B7" w:rsidRDefault="000600B7">
            <w:pPr>
              <w:rPr>
                <w:sz w:val="24"/>
                <w:szCs w:val="24"/>
              </w:rPr>
            </w:pPr>
          </w:p>
        </w:tc>
        <w:tc>
          <w:tcPr>
            <w:tcW w:w="2126" w:type="dxa"/>
            <w:shd w:val="clear" w:color="auto" w:fill="auto"/>
            <w:vAlign w:val="center"/>
          </w:tcPr>
          <w:p w14:paraId="2777C8B8"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95BFD02" w14:textId="77777777" w:rsidR="000600B7" w:rsidRDefault="00056389">
            <w:pPr>
              <w:rPr>
                <w:sz w:val="24"/>
                <w:szCs w:val="24"/>
              </w:rPr>
            </w:pPr>
            <w:r>
              <w:rPr>
                <w:sz w:val="24"/>
                <w:szCs w:val="24"/>
              </w:rPr>
              <w:t>Muscidae</w:t>
            </w:r>
          </w:p>
        </w:tc>
      </w:tr>
      <w:tr w:rsidR="000600B7" w14:paraId="36830895" w14:textId="77777777">
        <w:trPr>
          <w:trHeight w:hRule="exact" w:val="369"/>
        </w:trPr>
        <w:tc>
          <w:tcPr>
            <w:tcW w:w="2410" w:type="dxa"/>
            <w:shd w:val="clear" w:color="auto" w:fill="auto"/>
            <w:tcMar>
              <w:top w:w="80" w:type="dxa"/>
              <w:left w:w="80" w:type="dxa"/>
              <w:bottom w:w="80" w:type="dxa"/>
              <w:right w:w="80" w:type="dxa"/>
            </w:tcMar>
            <w:vAlign w:val="center"/>
          </w:tcPr>
          <w:p w14:paraId="150C47D4" w14:textId="77777777" w:rsidR="000600B7" w:rsidRDefault="000600B7">
            <w:pPr>
              <w:rPr>
                <w:sz w:val="24"/>
                <w:szCs w:val="24"/>
              </w:rPr>
            </w:pPr>
          </w:p>
        </w:tc>
        <w:tc>
          <w:tcPr>
            <w:tcW w:w="2126" w:type="dxa"/>
            <w:shd w:val="clear" w:color="auto" w:fill="auto"/>
            <w:vAlign w:val="center"/>
          </w:tcPr>
          <w:p w14:paraId="132C5AF2"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7A9C1F8" w14:textId="77777777" w:rsidR="000600B7" w:rsidRDefault="00056389">
            <w:pPr>
              <w:rPr>
                <w:sz w:val="24"/>
                <w:szCs w:val="24"/>
              </w:rPr>
            </w:pPr>
            <w:r>
              <w:rPr>
                <w:sz w:val="24"/>
                <w:szCs w:val="24"/>
              </w:rPr>
              <w:t>Phoridae</w:t>
            </w:r>
          </w:p>
        </w:tc>
      </w:tr>
      <w:tr w:rsidR="000600B7" w14:paraId="76D0EFE4" w14:textId="77777777">
        <w:trPr>
          <w:trHeight w:hRule="exact" w:val="369"/>
        </w:trPr>
        <w:tc>
          <w:tcPr>
            <w:tcW w:w="2410" w:type="dxa"/>
            <w:shd w:val="clear" w:color="auto" w:fill="auto"/>
            <w:tcMar>
              <w:top w:w="80" w:type="dxa"/>
              <w:left w:w="80" w:type="dxa"/>
              <w:bottom w:w="80" w:type="dxa"/>
              <w:right w:w="80" w:type="dxa"/>
            </w:tcMar>
            <w:vAlign w:val="center"/>
          </w:tcPr>
          <w:p w14:paraId="5BED0C87" w14:textId="77777777" w:rsidR="000600B7" w:rsidRDefault="000600B7">
            <w:pPr>
              <w:rPr>
                <w:sz w:val="24"/>
                <w:szCs w:val="24"/>
              </w:rPr>
            </w:pPr>
          </w:p>
        </w:tc>
        <w:tc>
          <w:tcPr>
            <w:tcW w:w="2126" w:type="dxa"/>
            <w:shd w:val="clear" w:color="auto" w:fill="auto"/>
            <w:vAlign w:val="center"/>
          </w:tcPr>
          <w:p w14:paraId="30066D1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192C660" w14:textId="77777777" w:rsidR="000600B7" w:rsidRDefault="00056389">
            <w:pPr>
              <w:rPr>
                <w:sz w:val="24"/>
                <w:szCs w:val="24"/>
              </w:rPr>
            </w:pPr>
            <w:r>
              <w:rPr>
                <w:sz w:val="24"/>
                <w:szCs w:val="24"/>
              </w:rPr>
              <w:t>Platystomatidae</w:t>
            </w:r>
          </w:p>
        </w:tc>
      </w:tr>
      <w:tr w:rsidR="000600B7" w14:paraId="1515837F" w14:textId="77777777">
        <w:trPr>
          <w:trHeight w:hRule="exact" w:val="369"/>
        </w:trPr>
        <w:tc>
          <w:tcPr>
            <w:tcW w:w="2410" w:type="dxa"/>
            <w:shd w:val="clear" w:color="auto" w:fill="auto"/>
            <w:tcMar>
              <w:top w:w="80" w:type="dxa"/>
              <w:left w:w="80" w:type="dxa"/>
              <w:bottom w:w="80" w:type="dxa"/>
              <w:right w:w="80" w:type="dxa"/>
            </w:tcMar>
            <w:vAlign w:val="center"/>
          </w:tcPr>
          <w:p w14:paraId="489005AD" w14:textId="77777777" w:rsidR="000600B7" w:rsidRDefault="000600B7">
            <w:pPr>
              <w:rPr>
                <w:sz w:val="24"/>
                <w:szCs w:val="24"/>
              </w:rPr>
            </w:pPr>
          </w:p>
        </w:tc>
        <w:tc>
          <w:tcPr>
            <w:tcW w:w="2126" w:type="dxa"/>
            <w:shd w:val="clear" w:color="auto" w:fill="auto"/>
            <w:vAlign w:val="center"/>
          </w:tcPr>
          <w:p w14:paraId="5836890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F32A5F5" w14:textId="77777777" w:rsidR="000600B7" w:rsidRDefault="00056389">
            <w:pPr>
              <w:rPr>
                <w:sz w:val="24"/>
                <w:szCs w:val="24"/>
              </w:rPr>
            </w:pPr>
            <w:r>
              <w:rPr>
                <w:sz w:val="24"/>
                <w:szCs w:val="24"/>
              </w:rPr>
              <w:t>Sarcophagidae</w:t>
            </w:r>
          </w:p>
        </w:tc>
      </w:tr>
      <w:tr w:rsidR="000600B7" w14:paraId="76F69A07" w14:textId="77777777">
        <w:trPr>
          <w:trHeight w:hRule="exact" w:val="369"/>
        </w:trPr>
        <w:tc>
          <w:tcPr>
            <w:tcW w:w="2410" w:type="dxa"/>
            <w:shd w:val="clear" w:color="auto" w:fill="auto"/>
            <w:tcMar>
              <w:top w:w="80" w:type="dxa"/>
              <w:left w:w="80" w:type="dxa"/>
              <w:bottom w:w="80" w:type="dxa"/>
              <w:right w:w="80" w:type="dxa"/>
            </w:tcMar>
            <w:vAlign w:val="center"/>
          </w:tcPr>
          <w:p w14:paraId="75624A4B" w14:textId="77777777" w:rsidR="000600B7" w:rsidRDefault="000600B7">
            <w:pPr>
              <w:rPr>
                <w:sz w:val="24"/>
                <w:szCs w:val="24"/>
              </w:rPr>
            </w:pPr>
          </w:p>
        </w:tc>
        <w:tc>
          <w:tcPr>
            <w:tcW w:w="2126" w:type="dxa"/>
            <w:shd w:val="clear" w:color="auto" w:fill="auto"/>
            <w:vAlign w:val="center"/>
          </w:tcPr>
          <w:p w14:paraId="56C9111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AA0695A" w14:textId="77777777" w:rsidR="000600B7" w:rsidRDefault="00056389">
            <w:pPr>
              <w:rPr>
                <w:sz w:val="24"/>
                <w:szCs w:val="24"/>
              </w:rPr>
            </w:pPr>
            <w:r>
              <w:rPr>
                <w:sz w:val="24"/>
                <w:szCs w:val="24"/>
              </w:rPr>
              <w:t>Sciomyzidae</w:t>
            </w:r>
          </w:p>
        </w:tc>
      </w:tr>
      <w:tr w:rsidR="000600B7" w14:paraId="777B99E4" w14:textId="77777777">
        <w:trPr>
          <w:trHeight w:hRule="exact" w:val="369"/>
        </w:trPr>
        <w:tc>
          <w:tcPr>
            <w:tcW w:w="2410" w:type="dxa"/>
            <w:shd w:val="clear" w:color="auto" w:fill="auto"/>
            <w:tcMar>
              <w:top w:w="80" w:type="dxa"/>
              <w:left w:w="80" w:type="dxa"/>
              <w:bottom w:w="80" w:type="dxa"/>
              <w:right w:w="80" w:type="dxa"/>
            </w:tcMar>
            <w:vAlign w:val="center"/>
          </w:tcPr>
          <w:p w14:paraId="6D7FF3F4" w14:textId="77777777" w:rsidR="000600B7" w:rsidRDefault="000600B7">
            <w:pPr>
              <w:rPr>
                <w:sz w:val="24"/>
                <w:szCs w:val="24"/>
              </w:rPr>
            </w:pPr>
          </w:p>
        </w:tc>
        <w:tc>
          <w:tcPr>
            <w:tcW w:w="2126" w:type="dxa"/>
            <w:shd w:val="clear" w:color="auto" w:fill="auto"/>
            <w:vAlign w:val="center"/>
          </w:tcPr>
          <w:p w14:paraId="60BEC9C1"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24EE388" w14:textId="77777777" w:rsidR="000600B7" w:rsidRDefault="00056389">
            <w:pPr>
              <w:rPr>
                <w:sz w:val="24"/>
                <w:szCs w:val="24"/>
              </w:rPr>
            </w:pPr>
            <w:r>
              <w:rPr>
                <w:sz w:val="24"/>
                <w:szCs w:val="24"/>
              </w:rPr>
              <w:t>Sphaeroceridae</w:t>
            </w:r>
          </w:p>
        </w:tc>
      </w:tr>
      <w:tr w:rsidR="000600B7" w14:paraId="447D2C19" w14:textId="77777777">
        <w:trPr>
          <w:trHeight w:hRule="exact" w:val="369"/>
        </w:trPr>
        <w:tc>
          <w:tcPr>
            <w:tcW w:w="2410" w:type="dxa"/>
            <w:shd w:val="clear" w:color="auto" w:fill="auto"/>
            <w:tcMar>
              <w:top w:w="80" w:type="dxa"/>
              <w:left w:w="80" w:type="dxa"/>
              <w:bottom w:w="80" w:type="dxa"/>
              <w:right w:w="80" w:type="dxa"/>
            </w:tcMar>
            <w:vAlign w:val="center"/>
          </w:tcPr>
          <w:p w14:paraId="5BCBB697" w14:textId="77777777" w:rsidR="000600B7" w:rsidRDefault="000600B7">
            <w:pPr>
              <w:rPr>
                <w:sz w:val="24"/>
                <w:szCs w:val="24"/>
              </w:rPr>
            </w:pPr>
          </w:p>
        </w:tc>
        <w:tc>
          <w:tcPr>
            <w:tcW w:w="2126" w:type="dxa"/>
            <w:shd w:val="clear" w:color="auto" w:fill="auto"/>
            <w:vAlign w:val="center"/>
          </w:tcPr>
          <w:p w14:paraId="312894F3"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CE6FCCC" w14:textId="77777777" w:rsidR="000600B7" w:rsidRDefault="00056389">
            <w:pPr>
              <w:rPr>
                <w:sz w:val="24"/>
                <w:szCs w:val="24"/>
              </w:rPr>
            </w:pPr>
            <w:r>
              <w:rPr>
                <w:sz w:val="24"/>
                <w:szCs w:val="24"/>
              </w:rPr>
              <w:t>Stratiomyidae</w:t>
            </w:r>
          </w:p>
        </w:tc>
      </w:tr>
      <w:tr w:rsidR="000600B7" w14:paraId="1A935A30" w14:textId="77777777">
        <w:trPr>
          <w:trHeight w:hRule="exact" w:val="369"/>
        </w:trPr>
        <w:tc>
          <w:tcPr>
            <w:tcW w:w="2410" w:type="dxa"/>
            <w:shd w:val="clear" w:color="auto" w:fill="auto"/>
            <w:tcMar>
              <w:top w:w="80" w:type="dxa"/>
              <w:left w:w="80" w:type="dxa"/>
              <w:bottom w:w="80" w:type="dxa"/>
              <w:right w:w="80" w:type="dxa"/>
            </w:tcMar>
            <w:vAlign w:val="center"/>
          </w:tcPr>
          <w:p w14:paraId="11119D04" w14:textId="77777777" w:rsidR="000600B7" w:rsidRDefault="000600B7">
            <w:pPr>
              <w:rPr>
                <w:sz w:val="24"/>
                <w:szCs w:val="24"/>
              </w:rPr>
            </w:pPr>
          </w:p>
        </w:tc>
        <w:tc>
          <w:tcPr>
            <w:tcW w:w="2126" w:type="dxa"/>
            <w:shd w:val="clear" w:color="auto" w:fill="auto"/>
            <w:vAlign w:val="center"/>
          </w:tcPr>
          <w:p w14:paraId="6BC1657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55D625C" w14:textId="77777777" w:rsidR="000600B7" w:rsidRDefault="00056389">
            <w:pPr>
              <w:rPr>
                <w:sz w:val="24"/>
                <w:szCs w:val="24"/>
              </w:rPr>
            </w:pPr>
            <w:r>
              <w:rPr>
                <w:sz w:val="24"/>
                <w:szCs w:val="24"/>
              </w:rPr>
              <w:t>Tephritidae</w:t>
            </w:r>
          </w:p>
        </w:tc>
      </w:tr>
      <w:tr w:rsidR="000600B7" w14:paraId="23E05409" w14:textId="77777777">
        <w:trPr>
          <w:trHeight w:hRule="exact" w:val="369"/>
        </w:trPr>
        <w:tc>
          <w:tcPr>
            <w:tcW w:w="2410" w:type="dxa"/>
            <w:shd w:val="clear" w:color="auto" w:fill="auto"/>
            <w:tcMar>
              <w:top w:w="80" w:type="dxa"/>
              <w:left w:w="80" w:type="dxa"/>
              <w:bottom w:w="80" w:type="dxa"/>
              <w:right w:w="80" w:type="dxa"/>
            </w:tcMar>
            <w:vAlign w:val="center"/>
          </w:tcPr>
          <w:p w14:paraId="21F7932B" w14:textId="77777777" w:rsidR="000600B7" w:rsidRDefault="000600B7">
            <w:pPr>
              <w:rPr>
                <w:sz w:val="24"/>
                <w:szCs w:val="24"/>
              </w:rPr>
            </w:pPr>
          </w:p>
        </w:tc>
        <w:tc>
          <w:tcPr>
            <w:tcW w:w="2126" w:type="dxa"/>
            <w:shd w:val="clear" w:color="auto" w:fill="auto"/>
            <w:vAlign w:val="center"/>
          </w:tcPr>
          <w:p w14:paraId="31D5A726"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C7A1E11" w14:textId="77777777" w:rsidR="000600B7" w:rsidRDefault="00056389">
            <w:pPr>
              <w:rPr>
                <w:sz w:val="24"/>
                <w:szCs w:val="24"/>
              </w:rPr>
            </w:pPr>
            <w:r>
              <w:rPr>
                <w:sz w:val="24"/>
                <w:szCs w:val="24"/>
              </w:rPr>
              <w:t>Tetrigidae</w:t>
            </w:r>
          </w:p>
        </w:tc>
      </w:tr>
      <w:tr w:rsidR="000600B7" w14:paraId="57605EAB" w14:textId="77777777">
        <w:trPr>
          <w:trHeight w:hRule="exact" w:val="369"/>
        </w:trPr>
        <w:tc>
          <w:tcPr>
            <w:tcW w:w="2410" w:type="dxa"/>
            <w:shd w:val="clear" w:color="auto" w:fill="auto"/>
            <w:tcMar>
              <w:top w:w="80" w:type="dxa"/>
              <w:left w:w="80" w:type="dxa"/>
              <w:bottom w:w="80" w:type="dxa"/>
              <w:right w:w="80" w:type="dxa"/>
            </w:tcMar>
            <w:vAlign w:val="center"/>
          </w:tcPr>
          <w:p w14:paraId="7004996F" w14:textId="77777777" w:rsidR="000600B7" w:rsidRDefault="000600B7">
            <w:pPr>
              <w:rPr>
                <w:sz w:val="24"/>
                <w:szCs w:val="24"/>
              </w:rPr>
            </w:pPr>
          </w:p>
        </w:tc>
        <w:tc>
          <w:tcPr>
            <w:tcW w:w="2126" w:type="dxa"/>
            <w:shd w:val="clear" w:color="auto" w:fill="auto"/>
            <w:vAlign w:val="center"/>
          </w:tcPr>
          <w:p w14:paraId="7B7F320E"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9B0314E" w14:textId="77777777" w:rsidR="000600B7" w:rsidRDefault="00056389">
            <w:pPr>
              <w:rPr>
                <w:sz w:val="24"/>
                <w:szCs w:val="24"/>
              </w:rPr>
            </w:pPr>
            <w:r>
              <w:rPr>
                <w:sz w:val="24"/>
                <w:szCs w:val="24"/>
              </w:rPr>
              <w:t>Tridactylidae</w:t>
            </w:r>
          </w:p>
        </w:tc>
      </w:tr>
    </w:tbl>
    <w:p w14:paraId="271C9E17" w14:textId="77777777" w:rsidR="000600B7" w:rsidRDefault="000600B7">
      <w:pPr>
        <w:rPr>
          <w:b/>
          <w:color w:val="FF0000"/>
          <w:sz w:val="24"/>
          <w:szCs w:val="24"/>
        </w:rPr>
      </w:pPr>
    </w:p>
    <w:p w14:paraId="0FE99547" w14:textId="77777777" w:rsidR="000600B7" w:rsidRDefault="00056389">
      <w:pPr>
        <w:rPr>
          <w:b/>
          <w:color w:val="FF0000"/>
          <w:sz w:val="24"/>
          <w:szCs w:val="24"/>
        </w:rPr>
      </w:pPr>
      <w:r>
        <w:rPr>
          <w:b/>
          <w:color w:val="FF0000"/>
          <w:sz w:val="24"/>
          <w:szCs w:val="24"/>
        </w:rPr>
        <w:br w:type="page"/>
      </w:r>
    </w:p>
    <w:p w14:paraId="0F106BC2" w14:textId="77777777"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0600B7" w14:paraId="66F9D82F" w14:textId="77777777" w:rsidTr="000600B7">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0402B657" w14:textId="77777777"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7719D84E"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358C2B16"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5D5DC37B"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71213360" w14:textId="77777777" w:rsidR="000600B7" w:rsidRDefault="0005638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21BCE715" w14:textId="77777777" w:rsidR="000600B7" w:rsidRDefault="0005638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0600B7" w14:paraId="51062D4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19E76ED3" w14:textId="77777777"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5E934FC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54681E7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3965BCA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0F0260E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694D484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54DAA00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62397339" w14:textId="77777777" w:rsidR="000600B7" w:rsidRDefault="000600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0600B7" w14:paraId="6201C5B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7503888E" w14:textId="77777777"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239A9D4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7D90A9F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31D6897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0E65189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576E0C3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33D750E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66478D3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044D14C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90A9036"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54B513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5769C1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24F0FA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E181F5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2E77CDE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4523343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72961FC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C8DACB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C2375F5"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770F30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328F24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4E4066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AD6917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0498036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56C6AF6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1F44C6D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108963F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2284E5C"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F5303C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EC3BEE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167FA25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9830E0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73BE5ED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6949235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35DD942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59AE15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1CC3B92"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315FEC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DDC98C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2DDCB6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1D128B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401345A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3E63DD5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182F9CB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F2FC18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1C43C9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05579A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A28946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1D1BE6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68376B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7C6D8AB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116F789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7C71A76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705BD6A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620515A"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0DDC67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7134B6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4A405A2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1D04D3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4F2DDFF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2DF4C83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2B0B6A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020C8F4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E4657B4"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B9F4D4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963D80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662A84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1DFA18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7B44DF8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1C3F56C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44F18F2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6D6F9FB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6E04ECF"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63C3CC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FF3BBF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47FA6C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02D561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764D771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14DF98E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60F9E26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4038FF4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E4F644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6C7038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4BDF6F7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55C41A3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5F2DD49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7C40A7C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5772373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53BE225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67A1576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5A66185"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AF8088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86BFB6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197BE5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56EAE8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322977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7BEBDDD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22A9D01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4F92A6A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3A1E73A"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5305E6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BA1A5E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367442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BAE317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24AD270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21C0291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63F52B8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6A5881E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810A771"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1F4722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9CCA67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1B1B5B6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038E6A6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09944E5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198EAC3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117255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1C5974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07B6177"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856EC1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9AB403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9CB312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329A7B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70131B5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280C19D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73474F9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96DBE7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449011D"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FBCA79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3759DC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23299E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A4839F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1FE4B84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247D9BA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01C97A8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7F0393B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22FE07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1C46B1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74DFE7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6629022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E43D4C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1B479F6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25BA1D1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6FFAAE7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27AB00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74601B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3BD5CB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299D28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22DA7C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C8991E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44AFD96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2934607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5966A95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361851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7C0562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8B542C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CCF796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E71253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5AE26D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7515013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41DC5F2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3E3BB37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7802B0E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3BDCE3" w14:textId="77777777"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5695AAE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46CA7A3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60BEA9E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0D89DA2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7C835AC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563E056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2462A93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15A208D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A491C15"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1C711D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D04587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AC3CF7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04FBC69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49FED3C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500EED8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67BB406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3B1832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4399851"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095131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20A7E5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79DF51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1D1897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2E9386F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6CAD079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450A357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17AB647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C003040"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E47E7F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79B752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01E9510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ED62B7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294D8D3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1F2EFE1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68D6E8B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664C578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39FFD9"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D1900C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33F76B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4B9E23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A28E18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6D60DEB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384C26A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5C73ECB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6F2AB0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9C7DC3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3573C7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4B6591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284E7B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FB9B32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121A424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146C408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17F46C7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47DFE69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69857E0"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D7023E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21D8A8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2257B5A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19DFCCD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39C2F8E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07D4703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7BE2D3A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460770E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39F39F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E7F177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CB3F13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E38D12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4BC6B4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3B6D7AA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720676E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7D0BBAB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00B7" w14:paraId="0362A26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6820C3B"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61BF88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A19CBE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AB1131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63765C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764945A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740141B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6F43495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5A126C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9FCD14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2F5BA2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57F2714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0AF1BE2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71827C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74BA8F5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341A40F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6E3C2D4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5F62E95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259660D"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AACDEA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4E7B0D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77937E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0633B9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79F0F3A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2BBF4C0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64D5211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DFD5D1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09F5A3E"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C55E4F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63E066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487ED5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2DA7FEE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20EA28B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52292E6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10E50BA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00B7" w14:paraId="7CE5825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BE8F726"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35E44B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27E3CF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3FF6144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E745F8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318295D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79BA347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777C76C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614E788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BC6198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9CEF6E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3E232F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7C8FE2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4CBC7C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08BC2FC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3681C34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2B2C65E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2746C55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A73C26B"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5F64CC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4EB3F5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FE99B1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FEE7F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7BB007A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2B23C69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1685D4F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1F4B91B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10E7A3E"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374873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874625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13EE364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4A5B10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5385A5A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4930A30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69EC0A1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5C5B06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122A56D"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9310F0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A1B585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619BE2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4A1AEB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39B9AC8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231C9A6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1B5C0F5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3989E17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C0E69C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FFC5D1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F8B3F8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C0FE1A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8516A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7681334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5599622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7856EB3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3CEBB88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99C49DB" w14:textId="77777777"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7BCA416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193C0D8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2FDF7FF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2C3CAF4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2F1CDF0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01A4FE2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31B6627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076C409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A132E2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CDF8B1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6E84FF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950A9A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689F78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65EA2A9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6371E62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239788E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7B68940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EF5C00F"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4D5E0E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22F05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36BFAD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0823EC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0FB029A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743988D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5E44406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C49205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602AE3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FE3969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9158B8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0A9798D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4CFF45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68DD347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0933E14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26552A6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E26FDF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C6B734B"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132C01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300F76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71FB5E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69170E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24A5F51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0DB72CC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473E5A9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73A533B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8E9F120"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1D4574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A24318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98DDF5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2BED74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2E55156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112412F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2FF8B78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38F151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3BE01D9"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B5999C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76E419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6BD7EC5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592AA4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769C775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6B9AE18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FCAD66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6A1895C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328E2A0"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28B1B1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D9A60A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679A0D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31CF46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18D832F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3928D02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6DC6438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7389035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C382068"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040197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61CA77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452636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7BBCC4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4A983DD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4D896BF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2BFF130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2BA643E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A5356E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A3AFFB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6471EB9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016822A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307156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11CBC52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5156BD1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07A04C9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4F1E444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4888822"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4DB3A3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95472B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7C0EB0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F057FF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610B6D2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0E66D75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1A5F251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25593EC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2D8991"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903679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2AA564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BBE0CF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504014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05B2A8D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3203E69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5AB3232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35F02A5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BCA326E"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6FD938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910AB4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5F87C6D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6E31BB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01AB028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188C3CE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570A01B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754A202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994035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E504CD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9A084B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E10F5B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BAF4A0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2EB761E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4C32DA3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55E9616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B5D13D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7BF73E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6CEE7C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A9F466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B5C368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BA4CED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3C9F898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4F6C238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029C25A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5E6D20F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CCF0455"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CE630E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5F004A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33EEA37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501627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012C755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219D230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2454A5E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B999F2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B95781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02D8EF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ED21D1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DB34EF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2E8BEA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75E8037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60D98F1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1552913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4AE0DC6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F7A9F02"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E3310C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8168DD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44D114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B9CC14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17AEF37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2DBF0B0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517BE0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2F73D2BA" w14:textId="77777777" w:rsidR="000600B7" w:rsidRDefault="00056389">
      <w:pPr>
        <w:rPr>
          <w:szCs w:val="24"/>
        </w:rPr>
      </w:pPr>
      <w:commentRangeStart w:id="222"/>
      <w:r>
        <w:rPr>
          <w:rFonts w:hint="eastAsia"/>
          <w:b/>
          <w:szCs w:val="24"/>
        </w:rPr>
        <w:lastRenderedPageBreak/>
        <w:t xml:space="preserve">Table S3. </w:t>
      </w:r>
      <w:commentRangeEnd w:id="222"/>
      <w:r w:rsidR="00786446">
        <w:rPr>
          <w:rStyle w:val="a5"/>
        </w:rPr>
        <w:commentReference w:id="222"/>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096800B7" w14:textId="77777777"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0600B7" w14:paraId="2F6B3A79"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75F02978" w14:textId="77777777"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1973DB41" w14:textId="77777777"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0CAF0D6E" w14:textId="77777777"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32A2ED02" w14:textId="77777777" w:rsidR="000600B7" w:rsidRDefault="00056389">
            <w:pPr>
              <w:spacing w:line="240" w:lineRule="auto"/>
              <w:jc w:val="center"/>
              <w:rPr>
                <w:sz w:val="24"/>
                <w:szCs w:val="24"/>
              </w:rPr>
            </w:pPr>
            <w:r>
              <w:rPr>
                <w:rFonts w:hint="eastAsia"/>
                <w:sz w:val="24"/>
                <w:szCs w:val="24"/>
              </w:rPr>
              <w:t>Year 2019</w:t>
            </w:r>
          </w:p>
        </w:tc>
      </w:tr>
      <w:tr w:rsidR="000600B7" w14:paraId="50B8849B" w14:textId="77777777">
        <w:trPr>
          <w:trHeight w:hRule="exact" w:val="461"/>
        </w:trPr>
        <w:tc>
          <w:tcPr>
            <w:tcW w:w="1821" w:type="pct"/>
            <w:shd w:val="clear" w:color="auto" w:fill="auto"/>
            <w:tcMar>
              <w:top w:w="80" w:type="dxa"/>
              <w:left w:w="80" w:type="dxa"/>
              <w:bottom w:w="80" w:type="dxa"/>
              <w:right w:w="80" w:type="dxa"/>
            </w:tcMar>
            <w:vAlign w:val="center"/>
          </w:tcPr>
          <w:p w14:paraId="3FAEF824" w14:textId="77777777" w:rsidR="000600B7" w:rsidRDefault="00056389">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36726228" w14:textId="77777777"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5D2C73A5" w14:textId="77777777"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0D5D55FD" w14:textId="77777777" w:rsidR="000600B7" w:rsidRDefault="00056389">
            <w:pPr>
              <w:jc w:val="center"/>
              <w:textAlignment w:val="center"/>
              <w:rPr>
                <w:sz w:val="24"/>
                <w:szCs w:val="24"/>
              </w:rPr>
            </w:pPr>
            <w:r>
              <w:rPr>
                <w:rFonts w:eastAsia="SimSun" w:cs="Arial"/>
                <w:sz w:val="24"/>
                <w:szCs w:val="24"/>
                <w:lang w:eastAsia="zh-CN"/>
              </w:rPr>
              <w:t>69.7%</w:t>
            </w:r>
          </w:p>
        </w:tc>
      </w:tr>
      <w:tr w:rsidR="000600B7" w14:paraId="186B5C0B" w14:textId="77777777">
        <w:trPr>
          <w:trHeight w:hRule="exact" w:val="461"/>
        </w:trPr>
        <w:tc>
          <w:tcPr>
            <w:tcW w:w="1821" w:type="pct"/>
            <w:shd w:val="clear" w:color="auto" w:fill="auto"/>
            <w:tcMar>
              <w:top w:w="80" w:type="dxa"/>
              <w:left w:w="80" w:type="dxa"/>
              <w:bottom w:w="80" w:type="dxa"/>
              <w:right w:w="80" w:type="dxa"/>
            </w:tcMar>
            <w:vAlign w:val="center"/>
          </w:tcPr>
          <w:p w14:paraId="51C402E7" w14:textId="77777777" w:rsidR="000600B7" w:rsidRDefault="00056389">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67B03487" w14:textId="77777777"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6DDC0C5C" w14:textId="77777777"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2DD32626" w14:textId="77777777" w:rsidR="000600B7" w:rsidRDefault="00056389">
            <w:pPr>
              <w:jc w:val="center"/>
              <w:textAlignment w:val="center"/>
              <w:rPr>
                <w:sz w:val="24"/>
                <w:szCs w:val="24"/>
              </w:rPr>
            </w:pPr>
            <w:r>
              <w:rPr>
                <w:rFonts w:eastAsia="SimSun" w:cs="Arial"/>
                <w:sz w:val="24"/>
                <w:szCs w:val="24"/>
                <w:lang w:eastAsia="zh-CN"/>
              </w:rPr>
              <w:t>25.4%</w:t>
            </w:r>
          </w:p>
        </w:tc>
      </w:tr>
      <w:tr w:rsidR="000600B7" w14:paraId="2E817BC4" w14:textId="77777777">
        <w:trPr>
          <w:trHeight w:hRule="exact" w:val="461"/>
        </w:trPr>
        <w:tc>
          <w:tcPr>
            <w:tcW w:w="1821" w:type="pct"/>
            <w:shd w:val="clear" w:color="auto" w:fill="auto"/>
            <w:tcMar>
              <w:top w:w="80" w:type="dxa"/>
              <w:left w:w="80" w:type="dxa"/>
              <w:bottom w:w="80" w:type="dxa"/>
              <w:right w:w="80" w:type="dxa"/>
            </w:tcMar>
            <w:vAlign w:val="center"/>
          </w:tcPr>
          <w:p w14:paraId="69B6DC79" w14:textId="77777777" w:rsidR="000600B7" w:rsidRDefault="00056389">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2734FCED" w14:textId="77777777"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36D7EA50" w14:textId="77777777"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1444CD37" w14:textId="77777777" w:rsidR="000600B7" w:rsidRDefault="00056389">
            <w:pPr>
              <w:jc w:val="center"/>
              <w:textAlignment w:val="center"/>
              <w:rPr>
                <w:sz w:val="24"/>
                <w:szCs w:val="24"/>
              </w:rPr>
            </w:pPr>
            <w:r>
              <w:rPr>
                <w:rFonts w:eastAsia="SimSun" w:cs="Arial"/>
                <w:sz w:val="24"/>
                <w:szCs w:val="24"/>
                <w:lang w:eastAsia="zh-CN"/>
              </w:rPr>
              <w:t>1.3%</w:t>
            </w:r>
          </w:p>
        </w:tc>
      </w:tr>
      <w:tr w:rsidR="000600B7" w14:paraId="5A25CEB5" w14:textId="77777777">
        <w:trPr>
          <w:trHeight w:hRule="exact" w:val="461"/>
        </w:trPr>
        <w:tc>
          <w:tcPr>
            <w:tcW w:w="1821" w:type="pct"/>
            <w:shd w:val="clear" w:color="auto" w:fill="auto"/>
            <w:tcMar>
              <w:top w:w="80" w:type="dxa"/>
              <w:left w:w="80" w:type="dxa"/>
              <w:bottom w:w="80" w:type="dxa"/>
              <w:right w:w="80" w:type="dxa"/>
            </w:tcMar>
            <w:vAlign w:val="center"/>
          </w:tcPr>
          <w:p w14:paraId="3875DE4D" w14:textId="77777777" w:rsidR="000600B7" w:rsidRDefault="00056389">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1CDE107C" w14:textId="77777777"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0E2B16BA" w14:textId="77777777"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2613A175" w14:textId="77777777" w:rsidR="000600B7" w:rsidRDefault="00056389">
            <w:pPr>
              <w:jc w:val="center"/>
              <w:textAlignment w:val="center"/>
              <w:rPr>
                <w:sz w:val="24"/>
                <w:szCs w:val="24"/>
              </w:rPr>
            </w:pPr>
            <w:r>
              <w:rPr>
                <w:rFonts w:eastAsia="SimSun" w:cs="Arial"/>
                <w:sz w:val="24"/>
                <w:szCs w:val="24"/>
                <w:lang w:eastAsia="zh-CN"/>
              </w:rPr>
              <w:t>0.8%</w:t>
            </w:r>
          </w:p>
        </w:tc>
      </w:tr>
      <w:tr w:rsidR="000600B7" w14:paraId="6DD8BE22" w14:textId="77777777">
        <w:trPr>
          <w:trHeight w:hRule="exact" w:val="461"/>
        </w:trPr>
        <w:tc>
          <w:tcPr>
            <w:tcW w:w="1821" w:type="pct"/>
            <w:shd w:val="clear" w:color="auto" w:fill="auto"/>
            <w:tcMar>
              <w:top w:w="80" w:type="dxa"/>
              <w:left w:w="80" w:type="dxa"/>
              <w:bottom w:w="80" w:type="dxa"/>
              <w:right w:w="80" w:type="dxa"/>
            </w:tcMar>
            <w:vAlign w:val="center"/>
          </w:tcPr>
          <w:p w14:paraId="7777E159" w14:textId="77777777"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4D0D0D3D" w14:textId="77777777"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08C1CB62" w14:textId="77777777"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0DA42980" w14:textId="77777777" w:rsidR="000600B7" w:rsidRDefault="00056389">
            <w:pPr>
              <w:jc w:val="center"/>
              <w:textAlignment w:val="center"/>
              <w:rPr>
                <w:sz w:val="24"/>
                <w:szCs w:val="24"/>
              </w:rPr>
            </w:pPr>
            <w:r>
              <w:rPr>
                <w:rFonts w:eastAsia="SimSun" w:cs="Arial"/>
                <w:sz w:val="24"/>
                <w:szCs w:val="24"/>
                <w:lang w:eastAsia="zh-CN"/>
              </w:rPr>
              <w:t>2.8%</w:t>
            </w:r>
          </w:p>
        </w:tc>
      </w:tr>
      <w:tr w:rsidR="000600B7" w14:paraId="19F4EB7E" w14:textId="77777777">
        <w:trPr>
          <w:trHeight w:hRule="exact" w:val="461"/>
        </w:trPr>
        <w:tc>
          <w:tcPr>
            <w:tcW w:w="1821" w:type="pct"/>
            <w:shd w:val="clear" w:color="auto" w:fill="auto"/>
            <w:tcMar>
              <w:top w:w="80" w:type="dxa"/>
              <w:left w:w="80" w:type="dxa"/>
              <w:bottom w:w="80" w:type="dxa"/>
              <w:right w:w="80" w:type="dxa"/>
            </w:tcMar>
            <w:vAlign w:val="center"/>
          </w:tcPr>
          <w:p w14:paraId="2F0305C1" w14:textId="77777777"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22008A11" w14:textId="77777777"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09BD768F" w14:textId="77777777"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447A1142" w14:textId="77777777" w:rsidR="000600B7" w:rsidRDefault="00056389">
            <w:pPr>
              <w:spacing w:line="240" w:lineRule="auto"/>
              <w:jc w:val="center"/>
              <w:rPr>
                <w:sz w:val="24"/>
                <w:szCs w:val="24"/>
              </w:rPr>
            </w:pPr>
            <w:r>
              <w:rPr>
                <w:sz w:val="24"/>
                <w:szCs w:val="24"/>
              </w:rPr>
              <w:t>100%</w:t>
            </w:r>
          </w:p>
        </w:tc>
      </w:tr>
    </w:tbl>
    <w:p w14:paraId="63FB046F" w14:textId="77777777" w:rsidR="000600B7" w:rsidRDefault="000600B7">
      <w:pPr>
        <w:spacing w:line="480" w:lineRule="auto"/>
        <w:rPr>
          <w:b/>
          <w:szCs w:val="24"/>
        </w:rPr>
      </w:pPr>
    </w:p>
    <w:p w14:paraId="2FE5F0FD" w14:textId="77777777" w:rsidR="000600B7" w:rsidRDefault="0005638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0600B7" w14:paraId="148DE3CF"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235AEB82" w14:textId="77777777"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7209ACA5" w14:textId="77777777"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78312EA6" w14:textId="77777777"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11D78820" w14:textId="77777777" w:rsidR="000600B7" w:rsidRDefault="00056389">
            <w:pPr>
              <w:spacing w:line="240" w:lineRule="auto"/>
              <w:jc w:val="center"/>
              <w:rPr>
                <w:sz w:val="24"/>
                <w:szCs w:val="24"/>
              </w:rPr>
            </w:pPr>
            <w:r>
              <w:rPr>
                <w:rFonts w:hint="eastAsia"/>
                <w:sz w:val="24"/>
                <w:szCs w:val="24"/>
              </w:rPr>
              <w:t>Year 2019</w:t>
            </w:r>
          </w:p>
        </w:tc>
      </w:tr>
      <w:tr w:rsidR="000600B7" w14:paraId="568A8031" w14:textId="77777777">
        <w:trPr>
          <w:trHeight w:hRule="exact" w:val="461"/>
        </w:trPr>
        <w:tc>
          <w:tcPr>
            <w:tcW w:w="1808" w:type="pct"/>
            <w:shd w:val="clear" w:color="auto" w:fill="auto"/>
            <w:tcMar>
              <w:top w:w="80" w:type="dxa"/>
              <w:left w:w="80" w:type="dxa"/>
              <w:bottom w:w="80" w:type="dxa"/>
              <w:right w:w="80" w:type="dxa"/>
            </w:tcMar>
            <w:vAlign w:val="center"/>
          </w:tcPr>
          <w:p w14:paraId="226927CF" w14:textId="77777777" w:rsidR="000600B7" w:rsidRDefault="00056389">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3728FF19" w14:textId="77777777"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3ACF4630" w14:textId="77777777"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3CC46CB0" w14:textId="77777777" w:rsidR="000600B7" w:rsidRDefault="00056389">
            <w:pPr>
              <w:jc w:val="center"/>
              <w:textAlignment w:val="center"/>
              <w:rPr>
                <w:sz w:val="24"/>
                <w:szCs w:val="24"/>
              </w:rPr>
            </w:pPr>
            <w:r>
              <w:rPr>
                <w:rFonts w:eastAsia="SimSun" w:cs="Arial"/>
                <w:sz w:val="24"/>
                <w:szCs w:val="24"/>
                <w:lang w:eastAsia="zh-CN"/>
              </w:rPr>
              <w:t>83.5%</w:t>
            </w:r>
          </w:p>
        </w:tc>
      </w:tr>
      <w:tr w:rsidR="000600B7" w14:paraId="0DD1763C" w14:textId="77777777">
        <w:trPr>
          <w:trHeight w:hRule="exact" w:val="461"/>
        </w:trPr>
        <w:tc>
          <w:tcPr>
            <w:tcW w:w="1808" w:type="pct"/>
            <w:shd w:val="clear" w:color="auto" w:fill="auto"/>
            <w:tcMar>
              <w:top w:w="80" w:type="dxa"/>
              <w:left w:w="80" w:type="dxa"/>
              <w:bottom w:w="80" w:type="dxa"/>
              <w:right w:w="80" w:type="dxa"/>
            </w:tcMar>
            <w:vAlign w:val="center"/>
          </w:tcPr>
          <w:p w14:paraId="1A64B2FE" w14:textId="77777777" w:rsidR="000600B7" w:rsidRDefault="00056389">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24336FED" w14:textId="77777777"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64598CAB" w14:textId="77777777"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5A767774" w14:textId="77777777" w:rsidR="000600B7" w:rsidRDefault="00056389">
            <w:pPr>
              <w:jc w:val="center"/>
              <w:textAlignment w:val="center"/>
              <w:rPr>
                <w:sz w:val="24"/>
                <w:szCs w:val="24"/>
              </w:rPr>
            </w:pPr>
            <w:r>
              <w:rPr>
                <w:rFonts w:eastAsia="SimSun" w:cs="Arial"/>
                <w:sz w:val="24"/>
                <w:szCs w:val="24"/>
                <w:lang w:eastAsia="zh-CN"/>
              </w:rPr>
              <w:t>6.2%</w:t>
            </w:r>
          </w:p>
        </w:tc>
      </w:tr>
      <w:tr w:rsidR="000600B7" w14:paraId="4142D263" w14:textId="77777777">
        <w:trPr>
          <w:trHeight w:hRule="exact" w:val="461"/>
        </w:trPr>
        <w:tc>
          <w:tcPr>
            <w:tcW w:w="1808" w:type="pct"/>
            <w:shd w:val="clear" w:color="auto" w:fill="auto"/>
            <w:tcMar>
              <w:top w:w="80" w:type="dxa"/>
              <w:left w:w="80" w:type="dxa"/>
              <w:bottom w:w="80" w:type="dxa"/>
              <w:right w:w="80" w:type="dxa"/>
            </w:tcMar>
            <w:vAlign w:val="center"/>
          </w:tcPr>
          <w:p w14:paraId="37B18E26" w14:textId="77777777" w:rsidR="000600B7" w:rsidRDefault="00056389">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31A7240B" w14:textId="77777777"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741E8479" w14:textId="77777777"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51CD04ED" w14:textId="77777777" w:rsidR="000600B7" w:rsidRDefault="00056389">
            <w:pPr>
              <w:jc w:val="center"/>
              <w:textAlignment w:val="center"/>
              <w:rPr>
                <w:sz w:val="24"/>
                <w:szCs w:val="24"/>
              </w:rPr>
            </w:pPr>
            <w:r>
              <w:rPr>
                <w:rFonts w:eastAsia="SimSun" w:cs="Arial"/>
                <w:sz w:val="24"/>
                <w:szCs w:val="24"/>
                <w:lang w:eastAsia="zh-CN"/>
              </w:rPr>
              <w:t>4.1%</w:t>
            </w:r>
          </w:p>
        </w:tc>
      </w:tr>
      <w:tr w:rsidR="000600B7" w14:paraId="2DEA21A2" w14:textId="77777777">
        <w:trPr>
          <w:trHeight w:hRule="exact" w:val="461"/>
        </w:trPr>
        <w:tc>
          <w:tcPr>
            <w:tcW w:w="1808" w:type="pct"/>
            <w:shd w:val="clear" w:color="auto" w:fill="auto"/>
            <w:tcMar>
              <w:top w:w="80" w:type="dxa"/>
              <w:left w:w="80" w:type="dxa"/>
              <w:bottom w:w="80" w:type="dxa"/>
              <w:right w:w="80" w:type="dxa"/>
            </w:tcMar>
            <w:vAlign w:val="center"/>
          </w:tcPr>
          <w:p w14:paraId="3B8DF515" w14:textId="77777777" w:rsidR="000600B7" w:rsidRDefault="00056389">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50000DA8" w14:textId="77777777"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2D18B681" w14:textId="77777777"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281E4FDA" w14:textId="77777777" w:rsidR="000600B7" w:rsidRDefault="00056389">
            <w:pPr>
              <w:jc w:val="center"/>
              <w:textAlignment w:val="center"/>
              <w:rPr>
                <w:sz w:val="24"/>
                <w:szCs w:val="24"/>
              </w:rPr>
            </w:pPr>
            <w:r>
              <w:rPr>
                <w:rFonts w:eastAsia="SimSun" w:cs="Arial"/>
                <w:sz w:val="24"/>
                <w:szCs w:val="24"/>
                <w:lang w:eastAsia="zh-CN"/>
              </w:rPr>
              <w:t>4.5%</w:t>
            </w:r>
          </w:p>
        </w:tc>
      </w:tr>
      <w:tr w:rsidR="000600B7" w14:paraId="30092C42" w14:textId="77777777">
        <w:trPr>
          <w:trHeight w:hRule="exact" w:val="461"/>
        </w:trPr>
        <w:tc>
          <w:tcPr>
            <w:tcW w:w="1808" w:type="pct"/>
            <w:shd w:val="clear" w:color="auto" w:fill="auto"/>
            <w:tcMar>
              <w:top w:w="80" w:type="dxa"/>
              <w:left w:w="80" w:type="dxa"/>
              <w:bottom w:w="80" w:type="dxa"/>
              <w:right w:w="80" w:type="dxa"/>
            </w:tcMar>
            <w:vAlign w:val="center"/>
          </w:tcPr>
          <w:p w14:paraId="0A19099D" w14:textId="77777777"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7D9283A1" w14:textId="77777777"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78D0AF25" w14:textId="77777777"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78DC21CA" w14:textId="77777777" w:rsidR="000600B7" w:rsidRDefault="00056389">
            <w:pPr>
              <w:jc w:val="center"/>
              <w:textAlignment w:val="center"/>
              <w:rPr>
                <w:sz w:val="24"/>
                <w:szCs w:val="24"/>
              </w:rPr>
            </w:pPr>
            <w:r>
              <w:rPr>
                <w:rFonts w:eastAsia="SimSun" w:cs="Arial"/>
                <w:sz w:val="24"/>
                <w:szCs w:val="24"/>
                <w:lang w:eastAsia="zh-CN"/>
              </w:rPr>
              <w:t>1.7%</w:t>
            </w:r>
          </w:p>
        </w:tc>
      </w:tr>
      <w:tr w:rsidR="000600B7" w14:paraId="3A5FB71F" w14:textId="77777777">
        <w:trPr>
          <w:trHeight w:hRule="exact" w:val="461"/>
        </w:trPr>
        <w:tc>
          <w:tcPr>
            <w:tcW w:w="1808" w:type="pct"/>
            <w:shd w:val="clear" w:color="auto" w:fill="auto"/>
            <w:tcMar>
              <w:top w:w="80" w:type="dxa"/>
              <w:left w:w="80" w:type="dxa"/>
              <w:bottom w:w="80" w:type="dxa"/>
              <w:right w:w="80" w:type="dxa"/>
            </w:tcMar>
            <w:vAlign w:val="center"/>
          </w:tcPr>
          <w:p w14:paraId="6AF3ACC7" w14:textId="77777777"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21382F1A" w14:textId="77777777"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0373C600" w14:textId="77777777"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0B7FA168" w14:textId="77777777" w:rsidR="000600B7" w:rsidRDefault="00056389">
            <w:pPr>
              <w:spacing w:line="240" w:lineRule="auto"/>
              <w:jc w:val="center"/>
              <w:rPr>
                <w:sz w:val="24"/>
                <w:szCs w:val="24"/>
              </w:rPr>
            </w:pPr>
            <w:r>
              <w:rPr>
                <w:sz w:val="24"/>
                <w:szCs w:val="24"/>
              </w:rPr>
              <w:t>100%</w:t>
            </w:r>
          </w:p>
        </w:tc>
      </w:tr>
    </w:tbl>
    <w:p w14:paraId="0500FDC7" w14:textId="77777777" w:rsidR="000600B7" w:rsidRDefault="000600B7">
      <w:pPr>
        <w:spacing w:line="480" w:lineRule="auto"/>
        <w:rPr>
          <w:b/>
          <w:color w:val="FF0000"/>
          <w:szCs w:val="24"/>
        </w:rPr>
      </w:pPr>
    </w:p>
    <w:p w14:paraId="121462C9" w14:textId="77777777" w:rsidR="000600B7" w:rsidRDefault="00056389">
      <w:pPr>
        <w:jc w:val="center"/>
        <w:rPr>
          <w:color w:val="FF0000"/>
        </w:rPr>
      </w:pPr>
      <w:r>
        <w:rPr>
          <w:noProof/>
          <w:color w:val="FF0000"/>
        </w:rPr>
        <w:lastRenderedPageBreak/>
        <w:drawing>
          <wp:inline distT="0" distB="0" distL="0" distR="0" wp14:anchorId="62CE4344" wp14:editId="1DF7722E">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14:anchorId="38E40675" wp14:editId="1ED895BD">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75F54853" wp14:editId="5DE4A218">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2835000" cy="3240000"/>
                    </a:xfrm>
                    <a:prstGeom prst="rect">
                      <a:avLst/>
                    </a:prstGeom>
                  </pic:spPr>
                </pic:pic>
              </a:graphicData>
            </a:graphic>
          </wp:inline>
        </w:drawing>
      </w:r>
    </w:p>
    <w:p w14:paraId="331E61EE" w14:textId="77777777"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2F9FC80B" w14:textId="77777777" w:rsidR="000600B7" w:rsidRDefault="00056389">
      <w:pPr>
        <w:rPr>
          <w:sz w:val="24"/>
          <w:szCs w:val="24"/>
        </w:rPr>
      </w:pPr>
      <w:r>
        <w:rPr>
          <w:sz w:val="24"/>
          <w:szCs w:val="24"/>
        </w:rPr>
        <w:br w:type="page"/>
      </w:r>
    </w:p>
    <w:p w14:paraId="1FCA2D02" w14:textId="77777777" w:rsidR="000600B7" w:rsidRDefault="00056389">
      <w:pPr>
        <w:rPr>
          <w:b/>
          <w:sz w:val="24"/>
          <w:szCs w:val="24"/>
        </w:rPr>
      </w:pPr>
      <w:r>
        <w:rPr>
          <w:rFonts w:hint="eastAsia"/>
          <w:b/>
          <w:noProof/>
          <w:sz w:val="24"/>
          <w:szCs w:val="24"/>
        </w:rPr>
        <w:lastRenderedPageBreak/>
        <w:drawing>
          <wp:inline distT="0" distB="0" distL="0" distR="0" wp14:anchorId="272B5BFF" wp14:editId="457500FB">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14:paraId="2A2D657E" w14:textId="77777777" w:rsidR="000600B7" w:rsidRDefault="00056389">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p w14:paraId="2A9B5C5B" w14:textId="77777777" w:rsidR="000600B7" w:rsidRDefault="00056389">
      <w:pPr>
        <w:rPr>
          <w:sz w:val="24"/>
          <w:szCs w:val="24"/>
        </w:rPr>
      </w:pPr>
      <w:r>
        <w:rPr>
          <w:sz w:val="24"/>
          <w:szCs w:val="24"/>
        </w:rPr>
        <w:br w:type="page"/>
      </w:r>
    </w:p>
    <w:p w14:paraId="2532D0C6" w14:textId="77777777" w:rsidR="000600B7" w:rsidRDefault="00056389">
      <w:pPr>
        <w:jc w:val="center"/>
        <w:rPr>
          <w:b/>
          <w:bCs/>
          <w:color w:val="FF0000"/>
        </w:rPr>
      </w:pPr>
      <w:r>
        <w:rPr>
          <w:rFonts w:hint="eastAsia"/>
          <w:b/>
          <w:bCs/>
          <w:color w:val="FF0000"/>
        </w:rPr>
        <w:lastRenderedPageBreak/>
        <w:t>Appendix S2</w:t>
      </w:r>
    </w:p>
    <w:p w14:paraId="297FFADF" w14:textId="77777777" w:rsidR="000600B7" w:rsidRDefault="00056389">
      <w:pPr>
        <w:rPr>
          <w:color w:val="FF0000"/>
        </w:rPr>
      </w:pPr>
      <w:r>
        <w:rPr>
          <w:rFonts w:hint="eastAsia"/>
          <w:color w:val="FF0000"/>
        </w:rPr>
        <w:t>Methods</w:t>
      </w:r>
      <w:r>
        <w:rPr>
          <w:rFonts w:cs="Arial"/>
          <w:color w:val="FF0000"/>
        </w:rPr>
        <w:t>—</w:t>
      </w:r>
      <w:r>
        <w:rPr>
          <w:rFonts w:hint="eastAsia"/>
          <w:color w:val="FF0000"/>
        </w:rPr>
        <w:t>feeding experiment of spiders</w:t>
      </w:r>
    </w:p>
    <w:p w14:paraId="2DC806AB" w14:textId="2D081CD7" w:rsidR="000600B7" w:rsidRDefault="000600B7">
      <w:pPr>
        <w:rPr>
          <w:color w:val="FF0000"/>
        </w:rPr>
      </w:pPr>
    </w:p>
    <w:sectPr w:rsidR="000600B7" w:rsidSect="000600B7">
      <w:footerReference w:type="default" r:id="rId18"/>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CK NTU" w:date="2021-10-14T14:47:00Z" w:initials="CK NTU">
    <w:p w14:paraId="631AFC29" w14:textId="77777777" w:rsidR="008D142D" w:rsidRDefault="008D142D">
      <w:pPr>
        <w:pStyle w:val="a6"/>
      </w:pPr>
      <w:r>
        <w:t>Update after we finish the Discussion.</w:t>
      </w:r>
    </w:p>
  </w:comment>
  <w:comment w:id="221" w:author="CK NTU" w:date="2021-09-16T10:43:00Z" w:initials="CK NTU">
    <w:p w14:paraId="1D48A676" w14:textId="77777777" w:rsidR="008D142D" w:rsidRDefault="008D142D">
      <w:pPr>
        <w:pStyle w:val="a6"/>
      </w:pPr>
      <w:r>
        <w:t>Contrary to our analysis in abiotic and biotic factors?</w:t>
      </w:r>
    </w:p>
  </w:comment>
  <w:comment w:id="222" w:author="CK NTU" w:date="2021-11-17T10:19:00Z" w:initials="CK NTU">
    <w:p w14:paraId="0726B01F" w14:textId="77777777" w:rsidR="008D142D" w:rsidRDefault="008D142D">
      <w:pPr>
        <w:pStyle w:val="a6"/>
      </w:pPr>
      <w:r>
        <w:rPr>
          <w:rStyle w:val="a5"/>
        </w:rPr>
        <w:annotationRef/>
      </w:r>
      <w:r>
        <w:t>1) Yearly variation at a stage (e.g, leaf hoppers 2017-2019)</w:t>
      </w:r>
    </w:p>
    <w:p w14:paraId="723F5207" w14:textId="77777777" w:rsidR="008D142D" w:rsidRDefault="008D142D">
      <w:pPr>
        <w:pStyle w:val="a6"/>
      </w:pPr>
      <w:r>
        <w:t>2) Generally increased in leaf hoppers toward ripening stage (e.g., 2017-2019), but decreased in planthoppers</w:t>
      </w:r>
      <w:r>
        <w:rPr>
          <w:rFonts w:hint="eastAsia"/>
        </w:rPr>
        <w:t>.</w:t>
      </w:r>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1AFC29" w15:done="0"/>
  <w15:commentEx w15:paraId="1D48A676" w15:done="0"/>
  <w15:commentEx w15:paraId="723F520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EF42D5" w14:textId="77777777" w:rsidR="00A11DF4" w:rsidRDefault="00A11DF4">
      <w:pPr>
        <w:spacing w:line="240" w:lineRule="auto"/>
      </w:pPr>
      <w:r>
        <w:separator/>
      </w:r>
    </w:p>
  </w:endnote>
  <w:endnote w:type="continuationSeparator" w:id="0">
    <w:p w14:paraId="39AAC15E" w14:textId="77777777" w:rsidR="00A11DF4" w:rsidRDefault="00A11D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5D56DF21" w14:textId="73B684DD" w:rsidR="008D142D" w:rsidRDefault="008D142D">
        <w:pPr>
          <w:pStyle w:val="aa"/>
          <w:jc w:val="center"/>
        </w:pPr>
        <w:r>
          <w:fldChar w:fldCharType="begin"/>
        </w:r>
        <w:r>
          <w:instrText xml:space="preserve"> PAGE   \* MERGEFORMAT </w:instrText>
        </w:r>
        <w:r>
          <w:fldChar w:fldCharType="separate"/>
        </w:r>
        <w:r w:rsidR="00167893" w:rsidRPr="00167893">
          <w:rPr>
            <w:noProof/>
            <w:lang w:val="zh-TW"/>
          </w:rPr>
          <w:t>24</w:t>
        </w:r>
        <w:r>
          <w:rPr>
            <w:lang w:val="zh-TW"/>
          </w:rPr>
          <w:fldChar w:fldCharType="end"/>
        </w:r>
      </w:p>
    </w:sdtContent>
  </w:sdt>
  <w:p w14:paraId="68BAE95A" w14:textId="77777777" w:rsidR="008D142D" w:rsidRDefault="008D142D">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C268D" w14:textId="77777777" w:rsidR="00A11DF4" w:rsidRDefault="00A11DF4">
      <w:pPr>
        <w:spacing w:after="0"/>
      </w:pPr>
      <w:r>
        <w:separator/>
      </w:r>
    </w:p>
  </w:footnote>
  <w:footnote w:type="continuationSeparator" w:id="0">
    <w:p w14:paraId="476B005D" w14:textId="77777777" w:rsidR="00A11DF4" w:rsidRDefault="00A11DF4">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a9tdf5ptxsr1ex5t7x9av4z2zfr0vx0dev&quot;&gt;My EndNote library 2017&lt;record-ids&gt;&lt;item&gt;392&lt;/item&gt;&lt;item&gt;758&lt;/item&gt;&lt;item&gt;798&lt;/item&gt;&lt;item&gt;799&lt;/item&gt;&lt;/record-ids&gt;&lt;/item&gt;&lt;/Libraries&gt;"/>
  </w:docVars>
  <w:rsids>
    <w:rsidRoot w:val="00D42777"/>
    <w:rsid w:val="00000A40"/>
    <w:rsid w:val="00000D9D"/>
    <w:rsid w:val="0000102D"/>
    <w:rsid w:val="00001602"/>
    <w:rsid w:val="00002BBA"/>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10DC"/>
    <w:rsid w:val="00151386"/>
    <w:rsid w:val="00152402"/>
    <w:rsid w:val="00155CC6"/>
    <w:rsid w:val="0015619F"/>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6FEB"/>
    <w:rsid w:val="004308EA"/>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71F7E"/>
    <w:rsid w:val="00472E1E"/>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A3EFD"/>
    <w:rsid w:val="005A48EF"/>
    <w:rsid w:val="005A6785"/>
    <w:rsid w:val="005B03F0"/>
    <w:rsid w:val="005B0D0A"/>
    <w:rsid w:val="005B220B"/>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EA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3516"/>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745"/>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4964"/>
    <w:rsid w:val="00785C36"/>
    <w:rsid w:val="00785EDF"/>
    <w:rsid w:val="00786446"/>
    <w:rsid w:val="007865EB"/>
    <w:rsid w:val="0078791E"/>
    <w:rsid w:val="00794385"/>
    <w:rsid w:val="00794E3D"/>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61EF"/>
    <w:rsid w:val="00817303"/>
    <w:rsid w:val="00817545"/>
    <w:rsid w:val="0082230F"/>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75B3"/>
    <w:rsid w:val="0086064C"/>
    <w:rsid w:val="0086130A"/>
    <w:rsid w:val="008626FD"/>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1BFA"/>
    <w:rsid w:val="00B61DFB"/>
    <w:rsid w:val="00B6303D"/>
    <w:rsid w:val="00B63420"/>
    <w:rsid w:val="00B63984"/>
    <w:rsid w:val="00B641FF"/>
    <w:rsid w:val="00B648C3"/>
    <w:rsid w:val="00B6599A"/>
    <w:rsid w:val="00B65A40"/>
    <w:rsid w:val="00B65D41"/>
    <w:rsid w:val="00B66638"/>
    <w:rsid w:val="00B66FD4"/>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4AFC"/>
    <w:rsid w:val="00C25CB6"/>
    <w:rsid w:val="00C25D17"/>
    <w:rsid w:val="00C261E2"/>
    <w:rsid w:val="00C277BB"/>
    <w:rsid w:val="00C311FB"/>
    <w:rsid w:val="00C320CE"/>
    <w:rsid w:val="00C332FF"/>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1E2"/>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796F"/>
    <w:rsid w:val="00D70681"/>
    <w:rsid w:val="00D7182C"/>
    <w:rsid w:val="00D72C4F"/>
    <w:rsid w:val="00D73ABE"/>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A1E"/>
    <w:rsid w:val="00E25A25"/>
    <w:rsid w:val="00E26211"/>
    <w:rsid w:val="00E2639C"/>
    <w:rsid w:val="00E26CD1"/>
    <w:rsid w:val="00E27986"/>
    <w:rsid w:val="00E27E7B"/>
    <w:rsid w:val="00E312F2"/>
    <w:rsid w:val="00E31800"/>
    <w:rsid w:val="00E31A3C"/>
    <w:rsid w:val="00E31E2D"/>
    <w:rsid w:val="00E33299"/>
    <w:rsid w:val="00E348DE"/>
    <w:rsid w:val="00E41301"/>
    <w:rsid w:val="00E43398"/>
    <w:rsid w:val="00E4470C"/>
    <w:rsid w:val="00E448E3"/>
    <w:rsid w:val="00E4509A"/>
    <w:rsid w:val="00E45150"/>
    <w:rsid w:val="00E45647"/>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5C"/>
    <w:rsid w:val="00E62A84"/>
    <w:rsid w:val="00E63119"/>
    <w:rsid w:val="00E63EFA"/>
    <w:rsid w:val="00E6470D"/>
    <w:rsid w:val="00E6479A"/>
    <w:rsid w:val="00E64B80"/>
    <w:rsid w:val="00E65D92"/>
    <w:rsid w:val="00E660C7"/>
    <w:rsid w:val="00E67BF8"/>
    <w:rsid w:val="00E67FE6"/>
    <w:rsid w:val="00E70DC6"/>
    <w:rsid w:val="00E74706"/>
    <w:rsid w:val="00E74D14"/>
    <w:rsid w:val="00E7505D"/>
    <w:rsid w:val="00E750F2"/>
    <w:rsid w:val="00E7592F"/>
    <w:rsid w:val="00E76641"/>
    <w:rsid w:val="00E76CAC"/>
    <w:rsid w:val="00E80244"/>
    <w:rsid w:val="00E809D4"/>
    <w:rsid w:val="00E811F0"/>
    <w:rsid w:val="00E822FE"/>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B33"/>
    <w:rsid w:val="00F80F80"/>
    <w:rsid w:val="00F81ECD"/>
    <w:rsid w:val="00F824EC"/>
    <w:rsid w:val="00F848E5"/>
    <w:rsid w:val="00F85A36"/>
    <w:rsid w:val="00F85F03"/>
    <w:rsid w:val="00F863BB"/>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8468E"/>
  <w15:docId w15:val="{A10713B4-C68F-4CDE-978D-F7E249349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B2AC13-8101-4F34-A3B9-1E1914A4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47</Pages>
  <Words>17541</Words>
  <Characters>99984</Characters>
  <Application>Microsoft Office Word</Application>
  <DocSecurity>0</DocSecurity>
  <Lines>833</Lines>
  <Paragraphs>234</Paragraphs>
  <ScaleCrop>false</ScaleCrop>
  <Company>.</Company>
  <LinksUpToDate>false</LinksUpToDate>
  <CharactersWithSpaces>117291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1293</cp:revision>
  <dcterms:created xsi:type="dcterms:W3CDTF">2020-10-12T14:12:00Z</dcterms:created>
  <dcterms:modified xsi:type="dcterms:W3CDTF">2022-02-14T11:31:00Z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