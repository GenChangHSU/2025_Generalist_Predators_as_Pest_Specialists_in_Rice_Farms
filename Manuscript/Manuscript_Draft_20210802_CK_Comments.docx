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A61" w:rsidRPr="00D76621" w:rsidRDefault="00387176">
      <w:pPr>
        <w:jc w:val="left"/>
        <w:rPr>
          <w:b/>
        </w:rPr>
      </w:pPr>
      <w:r w:rsidRPr="00D76621">
        <w:rPr>
          <w:rFonts w:hint="eastAsia"/>
          <w:b/>
        </w:rPr>
        <w:t>Running title</w:t>
      </w:r>
    </w:p>
    <w:p w:rsidR="00D75A61" w:rsidRDefault="00D42777">
      <w:pPr>
        <w:jc w:val="center"/>
      </w:pPr>
      <w:r w:rsidRPr="00D76621">
        <w:rPr>
          <w:rFonts w:hint="eastAsia"/>
        </w:rPr>
        <w:t xml:space="preserve">Stable isotope analysis reveals consistent </w:t>
      </w:r>
      <w:r w:rsidR="002665E7" w:rsidRPr="00D76621">
        <w:rPr>
          <w:rFonts w:hint="eastAsia"/>
        </w:rPr>
        <w:t>pest consumption</w:t>
      </w:r>
      <w:r w:rsidR="000B44A7" w:rsidRPr="00D76621">
        <w:rPr>
          <w:rFonts w:hint="eastAsia"/>
        </w:rPr>
        <w:t xml:space="preserve"> by</w:t>
      </w:r>
      <w:r w:rsidRPr="00D76621">
        <w:rPr>
          <w:rFonts w:hint="eastAsia"/>
        </w:rPr>
        <w:t xml:space="preserve"> </w:t>
      </w:r>
      <w:r w:rsidR="006C5863" w:rsidRPr="00D76621">
        <w:rPr>
          <w:rFonts w:hint="eastAsia"/>
        </w:rPr>
        <w:t xml:space="preserve">generalist </w:t>
      </w:r>
      <w:r w:rsidR="00C11CDB" w:rsidRPr="00D76621">
        <w:rPr>
          <w:rFonts w:hint="eastAsia"/>
        </w:rPr>
        <w:t>arthropod</w:t>
      </w:r>
      <w:r w:rsidR="00C11CDB" w:rsidRPr="0068273F">
        <w:rPr>
          <w:rFonts w:hint="eastAsia"/>
        </w:rPr>
        <w:t xml:space="preserve"> </w:t>
      </w:r>
      <w:r w:rsidRPr="0068273F">
        <w:rPr>
          <w:rFonts w:hint="eastAsia"/>
        </w:rPr>
        <w:t>predators (ladybeetles and spiders) in rice farms</w:t>
      </w:r>
    </w:p>
    <w:p w:rsidR="00D75A61" w:rsidRDefault="00B545C0">
      <w:pPr>
        <w:pStyle w:val="a3"/>
        <w:numPr>
          <w:ilvl w:val="0"/>
          <w:numId w:val="20"/>
        </w:numPr>
        <w:jc w:val="left"/>
      </w:pPr>
      <w:r>
        <w:t>A predator in need is a predator indeed</w:t>
      </w:r>
    </w:p>
    <w:p w:rsidR="00D75A61" w:rsidRPr="00CA37AF" w:rsidRDefault="00B545C0">
      <w:pPr>
        <w:pStyle w:val="a3"/>
        <w:numPr>
          <w:ilvl w:val="0"/>
          <w:numId w:val="20"/>
        </w:numPr>
        <w:jc w:val="left"/>
      </w:pPr>
      <w:r>
        <w:t xml:space="preserve">Generalist predators are specialists when things matter (during high </w:t>
      </w:r>
      <w:r w:rsidRPr="00CA37AF">
        <w:t>pest density)</w:t>
      </w:r>
    </w:p>
    <w:p w:rsidR="00D75A61" w:rsidRPr="00CA37AF" w:rsidRDefault="00D75A61">
      <w:pPr>
        <w:jc w:val="left"/>
        <w:rPr>
          <w:b/>
        </w:rPr>
      </w:pPr>
    </w:p>
    <w:p w:rsidR="00D75A61" w:rsidRPr="00CA37AF" w:rsidRDefault="00387176">
      <w:pPr>
        <w:jc w:val="left"/>
        <w:rPr>
          <w:b/>
        </w:rPr>
      </w:pPr>
      <w:r w:rsidRPr="00CA37AF">
        <w:rPr>
          <w:rFonts w:hint="eastAsia"/>
          <w:b/>
        </w:rPr>
        <w:t>Abstract</w:t>
      </w:r>
    </w:p>
    <w:p w:rsidR="00C84018" w:rsidRPr="00CA37AF" w:rsidRDefault="00A830F2">
      <w:pPr>
        <w:pStyle w:val="a3"/>
        <w:numPr>
          <w:ilvl w:val="0"/>
          <w:numId w:val="21"/>
        </w:numPr>
        <w:jc w:val="left"/>
      </w:pPr>
      <w:r w:rsidRPr="00CA37AF">
        <w:t xml:space="preserve">3 years of field data, </w:t>
      </w:r>
      <w:r w:rsidR="00CA37AF">
        <w:rPr>
          <w:rFonts w:hint="eastAsia"/>
        </w:rPr>
        <w:t>o</w:t>
      </w:r>
      <w:r w:rsidR="00CA37AF" w:rsidRPr="00CA37AF">
        <w:rPr>
          <w:rFonts w:hint="eastAsia"/>
        </w:rPr>
        <w:t>ver 1,000</w:t>
      </w:r>
      <w:r w:rsidRPr="00CA37AF">
        <w:t xml:space="preserve"> stable isotope samples </w:t>
      </w:r>
    </w:p>
    <w:p w:rsidR="00686574" w:rsidRDefault="00686574" w:rsidP="00686574">
      <w:pPr>
        <w:pStyle w:val="a3"/>
        <w:numPr>
          <w:ilvl w:val="0"/>
          <w:numId w:val="21"/>
        </w:numPr>
        <w:jc w:val="left"/>
      </w:pPr>
      <w: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D75A61" w:rsidRDefault="00D75A61">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8D0865" w:rsidRDefault="00B07291" w:rsidP="002A056D">
      <w:pPr>
        <w:pStyle w:val="a3"/>
        <w:numPr>
          <w:ilvl w:val="0"/>
          <w:numId w:val="6"/>
        </w:numPr>
        <w:jc w:val="left"/>
        <w:rPr>
          <w:color w:val="00B0F0"/>
        </w:rPr>
      </w:pPr>
      <w:r>
        <w:rPr>
          <w:color w:val="00B0F0"/>
        </w:rPr>
        <w:t xml:space="preserve">[Importance of biocontrol] </w:t>
      </w:r>
    </w:p>
    <w:p w:rsidR="00CB5F00" w:rsidRDefault="00A41E3E" w:rsidP="005B7601">
      <w:pPr>
        <w:pStyle w:val="a3"/>
        <w:numPr>
          <w:ilvl w:val="0"/>
          <w:numId w:val="8"/>
        </w:numPr>
        <w:jc w:val="left"/>
        <w:rPr>
          <w:color w:val="00B0F0"/>
        </w:rPr>
      </w:pPr>
      <w:r>
        <w:rPr>
          <w:color w:val="00B0F0"/>
        </w:rPr>
        <w:t xml:space="preserve">Importance of biocontrol service </w:t>
      </w:r>
      <w:r w:rsidR="00F64674">
        <w:rPr>
          <w:color w:val="00B0F0"/>
        </w:rPr>
        <w:t xml:space="preserve">in agriculture </w:t>
      </w:r>
      <w:r>
        <w:rPr>
          <w:color w:val="00B0F0"/>
        </w:rPr>
        <w:t>(e.g., using predators to control pests): a long history in agriculture (e.g., buy and place an</w:t>
      </w:r>
      <w:r w:rsidR="008D0865">
        <w:rPr>
          <w:color w:val="00B0F0"/>
        </w:rPr>
        <w:t>t nests in orchards in China)</w:t>
      </w:r>
      <w:r w:rsidR="008D0865">
        <w:rPr>
          <w:rFonts w:hint="eastAsia"/>
          <w:color w:val="00B0F0"/>
        </w:rPr>
        <w:t>;</w:t>
      </w:r>
      <w:r w:rsidR="008D0865">
        <w:rPr>
          <w:color w:val="00B0F0"/>
        </w:rPr>
        <w:t xml:space="preserve"> </w:t>
      </w:r>
      <w:r w:rsidR="008D0865">
        <w:rPr>
          <w:rFonts w:hint="eastAsia"/>
          <w:color w:val="00B0F0"/>
        </w:rPr>
        <w:t>c</w:t>
      </w:r>
      <w:r>
        <w:rPr>
          <w:color w:val="00B0F0"/>
        </w:rPr>
        <w:t>ritical as well in Anthropocene (e.g., 50% pesticide reduction in EU by 2030)</w:t>
      </w:r>
    </w:p>
    <w:p w:rsidR="008D0865" w:rsidRDefault="00B07291" w:rsidP="00312541">
      <w:pPr>
        <w:pStyle w:val="a3"/>
        <w:numPr>
          <w:ilvl w:val="0"/>
          <w:numId w:val="6"/>
        </w:numPr>
        <w:jc w:val="left"/>
        <w:rPr>
          <w:color w:val="00B0F0"/>
        </w:rPr>
      </w:pPr>
      <w:r>
        <w:rPr>
          <w:color w:val="00B0F0"/>
        </w:rPr>
        <w:t xml:space="preserve">[Importance of GAPs] </w:t>
      </w:r>
    </w:p>
    <w:p w:rsidR="008D0865" w:rsidRDefault="008D0865" w:rsidP="00C83234">
      <w:pPr>
        <w:pStyle w:val="a3"/>
        <w:numPr>
          <w:ilvl w:val="0"/>
          <w:numId w:val="9"/>
        </w:numPr>
        <w:jc w:val="left"/>
        <w:rPr>
          <w:color w:val="00B0F0"/>
        </w:rPr>
      </w:pPr>
      <w:r>
        <w:rPr>
          <w:rFonts w:hint="eastAsia"/>
          <w:color w:val="00B0F0"/>
        </w:rPr>
        <w:t xml:space="preserve">Previous studies on </w:t>
      </w:r>
      <w:r w:rsidR="00D56AD3">
        <w:rPr>
          <w:color w:val="00B0F0"/>
        </w:rPr>
        <w:t>t</w:t>
      </w:r>
      <w:r w:rsidR="00CB5F00">
        <w:rPr>
          <w:color w:val="00B0F0"/>
        </w:rPr>
        <w:t xml:space="preserve">he potential of </w:t>
      </w:r>
      <w:r w:rsidR="00D56AD3">
        <w:rPr>
          <w:color w:val="00B0F0"/>
        </w:rPr>
        <w:t xml:space="preserve">(underappreciated) </w:t>
      </w:r>
      <w:r w:rsidR="00CB5F00">
        <w:rPr>
          <w:color w:val="00B0F0"/>
        </w:rPr>
        <w:t>generalist arthropod predators (GAPs) as biocontrol agents</w:t>
      </w:r>
      <w:r>
        <w:rPr>
          <w:rFonts w:hint="eastAsia"/>
          <w:color w:val="00B0F0"/>
        </w:rPr>
        <w:t xml:space="preserve">: </w:t>
      </w:r>
      <w:r w:rsidR="002E3F05">
        <w:rPr>
          <w:color w:val="00B0F0"/>
        </w:rPr>
        <w:t>cages,</w:t>
      </w:r>
      <w:r>
        <w:rPr>
          <w:rFonts w:hint="eastAsia"/>
          <w:color w:val="00B0F0"/>
        </w:rPr>
        <w:t xml:space="preserve"> </w:t>
      </w:r>
      <w:r>
        <w:rPr>
          <w:color w:val="00B0F0"/>
        </w:rPr>
        <w:t>observations,</w:t>
      </w:r>
      <w:r w:rsidR="002E3F05">
        <w:rPr>
          <w:color w:val="00B0F0"/>
        </w:rPr>
        <w:t xml:space="preserve"> molecular </w:t>
      </w:r>
      <w:r>
        <w:rPr>
          <w:rFonts w:hint="eastAsia"/>
          <w:color w:val="00B0F0"/>
        </w:rPr>
        <w:t>gut content analysis</w:t>
      </w:r>
      <w:r w:rsidR="002E3F05">
        <w:rPr>
          <w:color w:val="00B0F0"/>
        </w:rPr>
        <w:t xml:space="preserve"> </w:t>
      </w:r>
    </w:p>
    <w:p w:rsidR="002E3F05" w:rsidRPr="008D0865" w:rsidRDefault="002E3F05" w:rsidP="007D24E2">
      <w:pPr>
        <w:pStyle w:val="a3"/>
        <w:numPr>
          <w:ilvl w:val="0"/>
          <w:numId w:val="9"/>
        </w:numPr>
        <w:jc w:val="left"/>
        <w:rPr>
          <w:color w:val="00B0F0"/>
        </w:rPr>
      </w:pPr>
      <w:r w:rsidRPr="008D0865">
        <w:rPr>
          <w:color w:val="00B0F0"/>
        </w:rPr>
        <w:t>Strength</w:t>
      </w:r>
      <w:r w:rsidR="008D0865">
        <w:rPr>
          <w:rFonts w:hint="eastAsia"/>
          <w:color w:val="00B0F0"/>
        </w:rPr>
        <w:t>s</w:t>
      </w:r>
      <w:r w:rsidRPr="008D0865">
        <w:rPr>
          <w:color w:val="00B0F0"/>
        </w:rPr>
        <w:t xml:space="preserve"> and </w:t>
      </w:r>
      <w:r w:rsidR="0063358C" w:rsidRPr="008D0865">
        <w:rPr>
          <w:color w:val="00B0F0"/>
        </w:rPr>
        <w:t>limitation</w:t>
      </w:r>
      <w:r w:rsidR="008D0865">
        <w:rPr>
          <w:rFonts w:hint="eastAsia"/>
          <w:color w:val="00B0F0"/>
        </w:rPr>
        <w:t>s</w:t>
      </w:r>
      <w:r w:rsidR="0063358C" w:rsidRPr="008D0865">
        <w:rPr>
          <w:color w:val="00B0F0"/>
        </w:rPr>
        <w:t xml:space="preserve"> </w:t>
      </w:r>
      <w:r w:rsidRPr="008D0865">
        <w:rPr>
          <w:color w:val="00B0F0"/>
        </w:rPr>
        <w:t xml:space="preserve">of </w:t>
      </w:r>
      <w:r w:rsidR="008D0865">
        <w:rPr>
          <w:rFonts w:hint="eastAsia"/>
          <w:color w:val="00B0F0"/>
        </w:rPr>
        <w:t xml:space="preserve">previous approaches </w:t>
      </w:r>
      <w:r w:rsidR="008D0865" w:rsidRPr="008D0865">
        <w:rPr>
          <w:color w:val="00B0F0"/>
        </w:rPr>
        <w:t>(</w:t>
      </w:r>
      <w:r w:rsidR="008D0865">
        <w:rPr>
          <w:rFonts w:hint="eastAsia"/>
          <w:color w:val="00B0F0"/>
        </w:rPr>
        <w:t xml:space="preserve">e.g., MGCA only provides </w:t>
      </w:r>
      <w:r w:rsidR="008D0865" w:rsidRPr="008D0865">
        <w:rPr>
          <w:color w:val="00B0F0"/>
        </w:rPr>
        <w:t>qualitative</w:t>
      </w:r>
      <w:r w:rsidR="008D0865">
        <w:rPr>
          <w:rFonts w:hint="eastAsia"/>
          <w:color w:val="00B0F0"/>
        </w:rPr>
        <w:t xml:space="preserve"> information on predators</w:t>
      </w:r>
      <w:r w:rsidR="008D0865">
        <w:rPr>
          <w:color w:val="00B0F0"/>
        </w:rPr>
        <w:t>’</w:t>
      </w:r>
      <w:r w:rsidR="008D0865">
        <w:rPr>
          <w:rFonts w:hint="eastAsia"/>
          <w:color w:val="00B0F0"/>
        </w:rPr>
        <w:t xml:space="preserve"> diet compositions [</w:t>
      </w:r>
      <w:r w:rsidR="008D0865">
        <w:rPr>
          <w:color w:val="00B0F0"/>
        </w:rPr>
        <w:t>presence/absence of prey in</w:t>
      </w:r>
      <w:r w:rsidR="008D0865">
        <w:rPr>
          <w:rFonts w:hint="eastAsia"/>
          <w:color w:val="00B0F0"/>
        </w:rPr>
        <w:t xml:space="preserve"> predators</w:t>
      </w:r>
      <w:r w:rsidR="008D0865">
        <w:rPr>
          <w:color w:val="00B0F0"/>
        </w:rPr>
        <w:t>’</w:t>
      </w:r>
      <w:r w:rsidR="008D0865" w:rsidRPr="008D0865">
        <w:rPr>
          <w:color w:val="00B0F0"/>
        </w:rPr>
        <w:t xml:space="preserve"> diet</w:t>
      </w:r>
      <w:r w:rsidR="008D0865">
        <w:rPr>
          <w:rFonts w:hint="eastAsia"/>
          <w:color w:val="00B0F0"/>
        </w:rPr>
        <w:t>])</w:t>
      </w:r>
    </w:p>
    <w:p w:rsidR="00881CB9" w:rsidRDefault="00B07291" w:rsidP="00BA3F34">
      <w:pPr>
        <w:pStyle w:val="a3"/>
        <w:numPr>
          <w:ilvl w:val="0"/>
          <w:numId w:val="6"/>
        </w:numPr>
        <w:jc w:val="left"/>
        <w:rPr>
          <w:color w:val="00B0F0"/>
        </w:rPr>
      </w:pPr>
      <w:r>
        <w:rPr>
          <w:color w:val="00B0F0"/>
        </w:rPr>
        <w:t xml:space="preserve">[Knowledge gaps] </w:t>
      </w:r>
    </w:p>
    <w:p w:rsidR="00881CB9" w:rsidRDefault="00E959F5" w:rsidP="001B21B5">
      <w:pPr>
        <w:pStyle w:val="a3"/>
        <w:numPr>
          <w:ilvl w:val="0"/>
          <w:numId w:val="12"/>
        </w:numPr>
        <w:jc w:val="left"/>
        <w:rPr>
          <w:color w:val="00B0F0"/>
        </w:rPr>
      </w:pPr>
      <w:r w:rsidRPr="00881CB9">
        <w:rPr>
          <w:rFonts w:hint="eastAsia"/>
          <w:color w:val="00B0F0"/>
        </w:rPr>
        <w:t>The diet composition of GAPs</w:t>
      </w:r>
      <w:r w:rsidR="00881CB9" w:rsidRPr="00881CB9">
        <w:rPr>
          <w:rFonts w:hint="eastAsia"/>
          <w:color w:val="00B0F0"/>
        </w:rPr>
        <w:t xml:space="preserve"> is a key determinant of the top-down control,</w:t>
      </w:r>
      <w:r w:rsidRPr="00881CB9">
        <w:rPr>
          <w:rFonts w:hint="eastAsia"/>
          <w:color w:val="00B0F0"/>
        </w:rPr>
        <w:t xml:space="preserve"> reflect</w:t>
      </w:r>
      <w:r w:rsidR="00881CB9" w:rsidRPr="00881CB9">
        <w:rPr>
          <w:rFonts w:hint="eastAsia"/>
          <w:color w:val="00B0F0"/>
        </w:rPr>
        <w:t>ing</w:t>
      </w:r>
      <w:r w:rsidRPr="00881CB9">
        <w:rPr>
          <w:rFonts w:hint="eastAsia"/>
          <w:color w:val="00B0F0"/>
        </w:rPr>
        <w:t xml:space="preserve"> their foraging habits and the trophic interactions with their prey</w:t>
      </w:r>
      <w:r w:rsidR="00881CB9" w:rsidRPr="00881CB9">
        <w:rPr>
          <w:rFonts w:hint="eastAsia"/>
          <w:color w:val="00B0F0"/>
        </w:rPr>
        <w:t xml:space="preserve">. </w:t>
      </w:r>
      <w:r w:rsidR="00881CB9" w:rsidRPr="00881CB9">
        <w:rPr>
          <w:color w:val="00B0F0"/>
        </w:rPr>
        <w:t>To fully realize the potential of GAPs, we need to quantify their diet composition</w:t>
      </w:r>
      <w:r w:rsidR="00881CB9" w:rsidRPr="00881CB9">
        <w:rPr>
          <w:rFonts w:hint="eastAsia"/>
          <w:color w:val="00B0F0"/>
        </w:rPr>
        <w:t>s</w:t>
      </w:r>
      <w:r w:rsidR="00881CB9" w:rsidRPr="00881CB9">
        <w:rPr>
          <w:color w:val="00B0F0"/>
        </w:rPr>
        <w:t xml:space="preserve"> during crop growing season (crop stages)</w:t>
      </w:r>
      <w:r w:rsidR="00881CB9">
        <w:rPr>
          <w:rFonts w:hint="eastAsia"/>
          <w:color w:val="00B0F0"/>
        </w:rPr>
        <w:t xml:space="preserve">. Moreover, </w:t>
      </w:r>
      <w:r w:rsidR="00042B18">
        <w:rPr>
          <w:color w:val="00B0F0"/>
        </w:rPr>
        <w:t>to understand the reliability of GAPs as biocontrol agents over environmental fluctuations, i</w:t>
      </w:r>
      <w:r w:rsidR="00881CB9">
        <w:rPr>
          <w:rFonts w:hint="eastAsia"/>
          <w:color w:val="00B0F0"/>
        </w:rPr>
        <w:t>t is also important to examine the consistency of pest consumption</w:t>
      </w:r>
      <w:r w:rsidR="00DE1B68">
        <w:rPr>
          <w:rFonts w:hint="eastAsia"/>
          <w:color w:val="00B0F0"/>
        </w:rPr>
        <w:t xml:space="preserve"> by GAPs</w:t>
      </w:r>
      <w:r w:rsidR="00881CB9">
        <w:rPr>
          <w:rFonts w:hint="eastAsia"/>
          <w:color w:val="00B0F0"/>
        </w:rPr>
        <w:t xml:space="preserve"> across </w:t>
      </w:r>
      <w:r w:rsidR="00042B18">
        <w:rPr>
          <w:color w:val="00B0F0"/>
        </w:rPr>
        <w:t>years in the field.</w:t>
      </w:r>
      <w:r w:rsidR="00881CB9">
        <w:rPr>
          <w:rFonts w:hint="eastAsia"/>
          <w:color w:val="00B0F0"/>
        </w:rPr>
        <w:t xml:space="preserve"> </w:t>
      </w:r>
    </w:p>
    <w:p w:rsidR="00881CB9" w:rsidRPr="00881CB9" w:rsidRDefault="00881CB9" w:rsidP="00913D41">
      <w:pPr>
        <w:pStyle w:val="a3"/>
        <w:numPr>
          <w:ilvl w:val="0"/>
          <w:numId w:val="12"/>
        </w:numPr>
        <w:jc w:val="left"/>
        <w:rPr>
          <w:color w:val="00B0F0"/>
        </w:rPr>
      </w:pPr>
      <w:r w:rsidRPr="00881CB9">
        <w:rPr>
          <w:rFonts w:hint="eastAsia"/>
          <w:color w:val="00B0F0"/>
        </w:rPr>
        <w:t xml:space="preserve">A better understanding of how various </w:t>
      </w:r>
      <w:r w:rsidRPr="00881CB9">
        <w:rPr>
          <w:color w:val="00B0F0"/>
        </w:rPr>
        <w:t>biotic and abiotic</w:t>
      </w:r>
      <w:r w:rsidRPr="00881CB9">
        <w:rPr>
          <w:rFonts w:hint="eastAsia"/>
          <w:color w:val="00B0F0"/>
        </w:rPr>
        <w:t xml:space="preserve"> </w:t>
      </w:r>
      <w:r w:rsidRPr="00881CB9">
        <w:rPr>
          <w:color w:val="00B0F0"/>
        </w:rPr>
        <w:t xml:space="preserve">factors </w:t>
      </w:r>
      <w:r w:rsidRPr="00881CB9">
        <w:rPr>
          <w:rFonts w:hint="eastAsia"/>
          <w:color w:val="00B0F0"/>
        </w:rPr>
        <w:t xml:space="preserve">may </w:t>
      </w:r>
      <w:r w:rsidRPr="00881CB9">
        <w:rPr>
          <w:color w:val="00B0F0"/>
        </w:rPr>
        <w:t>affect</w:t>
      </w:r>
      <w:r w:rsidRPr="00881CB9">
        <w:rPr>
          <w:rFonts w:hint="eastAsia"/>
          <w:color w:val="00B0F0"/>
        </w:rPr>
        <w:t xml:space="preserve"> the</w:t>
      </w:r>
      <w:r w:rsidRPr="00881CB9">
        <w:rPr>
          <w:color w:val="00B0F0"/>
        </w:rPr>
        <w:t xml:space="preserve"> diet composition</w:t>
      </w:r>
      <w:r w:rsidRPr="00881CB9">
        <w:rPr>
          <w:rFonts w:hint="eastAsia"/>
          <w:color w:val="00B0F0"/>
        </w:rPr>
        <w:t xml:space="preserve">s of GAPs is crucial for </w:t>
      </w:r>
      <w:r>
        <w:rPr>
          <w:rFonts w:hint="eastAsia"/>
          <w:color w:val="00B0F0"/>
        </w:rPr>
        <w:t>predicting</w:t>
      </w:r>
      <w:r w:rsidRPr="00881CB9">
        <w:rPr>
          <w:rFonts w:hint="eastAsia"/>
          <w:color w:val="00B0F0"/>
        </w:rPr>
        <w:t xml:space="preserve"> whether GAPs could provide reliable and stable biological control </w:t>
      </w:r>
      <w:r w:rsidRPr="00881CB9">
        <w:rPr>
          <w:rFonts w:hint="eastAsia"/>
          <w:color w:val="00B0F0"/>
        </w:rPr>
        <w:lastRenderedPageBreak/>
        <w:t>services in agro-ecosystems as well as p</w:t>
      </w:r>
      <w:r w:rsidRPr="00881CB9">
        <w:rPr>
          <w:color w:val="00B0F0"/>
        </w:rPr>
        <w:t xml:space="preserve">rovide insights (mechanisms) </w:t>
      </w:r>
      <w:r>
        <w:rPr>
          <w:rFonts w:hint="eastAsia"/>
          <w:color w:val="00B0F0"/>
        </w:rPr>
        <w:t>for</w:t>
      </w:r>
      <w:r w:rsidRPr="00881CB9">
        <w:rPr>
          <w:rFonts w:hint="eastAsia"/>
          <w:color w:val="00B0F0"/>
        </w:rPr>
        <w:t xml:space="preserve"> </w:t>
      </w:r>
      <w:r>
        <w:rPr>
          <w:rFonts w:hint="eastAsia"/>
          <w:color w:val="00B0F0"/>
        </w:rPr>
        <w:t xml:space="preserve">a better </w:t>
      </w:r>
      <w:r w:rsidRPr="00881CB9">
        <w:rPr>
          <w:rFonts w:hint="eastAsia"/>
          <w:color w:val="00B0F0"/>
        </w:rPr>
        <w:t>agricultural management</w:t>
      </w:r>
    </w:p>
    <w:p w:rsidR="00881CB9" w:rsidRDefault="00881CB9" w:rsidP="00913D41">
      <w:pPr>
        <w:pStyle w:val="a3"/>
        <w:numPr>
          <w:ilvl w:val="0"/>
          <w:numId w:val="6"/>
        </w:numPr>
        <w:jc w:val="left"/>
        <w:rPr>
          <w:color w:val="00B0F0"/>
        </w:rPr>
      </w:pPr>
      <w:r>
        <w:rPr>
          <w:rFonts w:hint="eastAsia"/>
          <w:color w:val="00B0F0"/>
        </w:rPr>
        <w:t>[</w:t>
      </w:r>
      <w:r w:rsidR="00631E16" w:rsidRPr="00881CB9">
        <w:rPr>
          <w:color w:val="00B0F0"/>
        </w:rPr>
        <w:t>Aim</w:t>
      </w:r>
      <w:r w:rsidR="00A15648">
        <w:rPr>
          <w:rFonts w:hint="eastAsia"/>
          <w:color w:val="00B0F0"/>
        </w:rPr>
        <w:t>s</w:t>
      </w:r>
      <w:r>
        <w:rPr>
          <w:rFonts w:hint="eastAsia"/>
          <w:color w:val="00B0F0"/>
        </w:rPr>
        <w:t>]</w:t>
      </w:r>
      <w:r w:rsidR="00631E16" w:rsidRPr="00881CB9">
        <w:rPr>
          <w:color w:val="00B0F0"/>
        </w:rPr>
        <w:t xml:space="preserve"> </w:t>
      </w:r>
    </w:p>
    <w:p w:rsidR="00881CB9" w:rsidRDefault="002728E7" w:rsidP="00725D38">
      <w:pPr>
        <w:pStyle w:val="a3"/>
        <w:numPr>
          <w:ilvl w:val="0"/>
          <w:numId w:val="14"/>
        </w:numPr>
        <w:jc w:val="left"/>
        <w:rPr>
          <w:color w:val="00B0F0"/>
        </w:rPr>
      </w:pPr>
      <w:r w:rsidRPr="00881CB9">
        <w:rPr>
          <w:color w:val="00B0F0"/>
        </w:rPr>
        <w:t>Q</w:t>
      </w:r>
      <w:r w:rsidR="00631E16" w:rsidRPr="00881CB9">
        <w:rPr>
          <w:color w:val="00B0F0"/>
        </w:rPr>
        <w:t>uantify diet composition</w:t>
      </w:r>
      <w:r w:rsidR="00881CB9">
        <w:rPr>
          <w:rFonts w:hint="eastAsia"/>
          <w:color w:val="00B0F0"/>
        </w:rPr>
        <w:t>s</w:t>
      </w:r>
      <w:r w:rsidR="00631E16" w:rsidRPr="00881CB9">
        <w:rPr>
          <w:color w:val="00B0F0"/>
        </w:rPr>
        <w:t xml:space="preserve"> of GAPs</w:t>
      </w:r>
      <w:r w:rsidRPr="00881CB9">
        <w:rPr>
          <w:color w:val="00B0F0"/>
        </w:rPr>
        <w:t xml:space="preserve"> </w:t>
      </w:r>
      <w:r w:rsidR="003B1666">
        <w:rPr>
          <w:color w:val="00B0F0"/>
        </w:rPr>
        <w:t xml:space="preserve">(predator guild, spider and ladybeetle group) </w:t>
      </w:r>
      <w:r w:rsidRPr="00881CB9">
        <w:rPr>
          <w:color w:val="00B0F0"/>
        </w:rPr>
        <w:t>over</w:t>
      </w:r>
      <w:r w:rsidR="007D225A" w:rsidRPr="00881CB9">
        <w:rPr>
          <w:color w:val="00B0F0"/>
        </w:rPr>
        <w:t xml:space="preserve"> crop stages</w:t>
      </w:r>
      <w:r w:rsidR="00631E16" w:rsidRPr="00881CB9">
        <w:rPr>
          <w:color w:val="00B0F0"/>
        </w:rPr>
        <w:t xml:space="preserve"> </w:t>
      </w:r>
    </w:p>
    <w:p w:rsidR="00881CB9" w:rsidRDefault="006B1710" w:rsidP="00164FC0">
      <w:pPr>
        <w:pStyle w:val="a3"/>
        <w:numPr>
          <w:ilvl w:val="0"/>
          <w:numId w:val="14"/>
        </w:numPr>
        <w:jc w:val="left"/>
        <w:rPr>
          <w:color w:val="00B0F0"/>
        </w:rPr>
      </w:pPr>
      <w:r w:rsidRPr="00881CB9">
        <w:rPr>
          <w:color w:val="00B0F0"/>
        </w:rPr>
        <w:t xml:space="preserve">Examine the consistency of </w:t>
      </w:r>
      <w:r w:rsidR="00672EA9">
        <w:rPr>
          <w:rFonts w:hint="eastAsia"/>
          <w:color w:val="00B0F0"/>
        </w:rPr>
        <w:t>rice herbivore</w:t>
      </w:r>
      <w:r w:rsidR="00881CB9">
        <w:rPr>
          <w:color w:val="00B0F0"/>
        </w:rPr>
        <w:t xml:space="preserve"> composition </w:t>
      </w:r>
      <w:r w:rsidR="00672EA9">
        <w:rPr>
          <w:rFonts w:hint="eastAsia"/>
          <w:color w:val="00B0F0"/>
        </w:rPr>
        <w:t>by GAPs</w:t>
      </w:r>
      <w:r w:rsidR="003B1666">
        <w:rPr>
          <w:color w:val="00B0F0"/>
        </w:rPr>
        <w:t xml:space="preserve">(rice herbivores) </w:t>
      </w:r>
      <w:r w:rsidR="00881CB9">
        <w:rPr>
          <w:color w:val="00B0F0"/>
        </w:rPr>
        <w:t>over time (years</w:t>
      </w:r>
      <w:r w:rsidR="00881CB9">
        <w:rPr>
          <w:rFonts w:hint="eastAsia"/>
          <w:color w:val="00B0F0"/>
        </w:rPr>
        <w:t>)</w:t>
      </w:r>
    </w:p>
    <w:p w:rsidR="00D75A61" w:rsidRDefault="002728E7">
      <w:pPr>
        <w:pStyle w:val="a3"/>
        <w:numPr>
          <w:ilvl w:val="0"/>
          <w:numId w:val="14"/>
        </w:numPr>
        <w:jc w:val="left"/>
        <w:rPr>
          <w:color w:val="00B0F0"/>
        </w:rPr>
      </w:pPr>
      <w:r w:rsidRPr="00881CB9">
        <w:rPr>
          <w:color w:val="00B0F0"/>
        </w:rPr>
        <w:t xml:space="preserve">Investigate how biotic and abiotic factors may affect </w:t>
      </w:r>
      <w:r w:rsidR="006B1710" w:rsidRPr="00881CB9">
        <w:rPr>
          <w:color w:val="00B0F0"/>
        </w:rPr>
        <w:t xml:space="preserve">the </w:t>
      </w:r>
      <w:r w:rsidRPr="00881CB9">
        <w:rPr>
          <w:color w:val="00B0F0"/>
        </w:rPr>
        <w:t>diet composition</w:t>
      </w:r>
      <w:r w:rsidR="00881CB9">
        <w:rPr>
          <w:rFonts w:hint="eastAsia"/>
          <w:color w:val="00B0F0"/>
        </w:rPr>
        <w:t>s of GAPs</w:t>
      </w:r>
      <w:r w:rsidRPr="00881CB9">
        <w:rPr>
          <w:color w:val="00B0F0"/>
        </w:rPr>
        <w:t>.</w:t>
      </w:r>
    </w:p>
    <w:p w:rsidR="00D75A61" w:rsidRDefault="00AE0496">
      <w:pPr>
        <w:pStyle w:val="a3"/>
        <w:numPr>
          <w:ilvl w:val="0"/>
          <w:numId w:val="6"/>
        </w:numPr>
        <w:jc w:val="left"/>
        <w:rPr>
          <w:color w:val="00B0F0"/>
        </w:rPr>
      </w:pPr>
      <w:r w:rsidRPr="002A1468">
        <w:rPr>
          <w:color w:val="00B0F0"/>
        </w:rPr>
        <w:t xml:space="preserve">Brief introduction of our system: </w:t>
      </w:r>
      <w:r w:rsidR="00881CB9" w:rsidRPr="002A1468">
        <w:rPr>
          <w:rFonts w:hint="eastAsia"/>
          <w:color w:val="00B0F0"/>
        </w:rPr>
        <w:t>s</w:t>
      </w:r>
      <w:r w:rsidR="003C7391" w:rsidRPr="002A1468">
        <w:rPr>
          <w:color w:val="00B0F0"/>
        </w:rPr>
        <w:t xml:space="preserve">table isotope </w:t>
      </w:r>
      <w:r w:rsidR="00881CB9" w:rsidRPr="002A1468">
        <w:rPr>
          <w:rFonts w:hint="eastAsia"/>
          <w:color w:val="00B0F0"/>
        </w:rPr>
        <w:t>approach</w:t>
      </w:r>
      <w:r w:rsidR="002A1468" w:rsidRPr="002A1468">
        <w:rPr>
          <w:rFonts w:hint="eastAsia"/>
          <w:color w:val="00B0F0"/>
        </w:rPr>
        <w:t xml:space="preserve"> and f</w:t>
      </w:r>
      <w:r w:rsidRPr="002A1468">
        <w:rPr>
          <w:color w:val="00B0F0"/>
        </w:rPr>
        <w:t>eeding guild</w:t>
      </w:r>
      <w:r w:rsidR="002A1468" w:rsidRPr="002A1468">
        <w:rPr>
          <w:rFonts w:hint="eastAsia"/>
          <w:color w:val="00B0F0"/>
        </w:rPr>
        <w:t>s</w:t>
      </w:r>
    </w:p>
    <w:p w:rsidR="00D75A61" w:rsidRDefault="0068273F">
      <w:pPr>
        <w:jc w:val="left"/>
        <w:rPr>
          <w:b/>
        </w:rPr>
      </w:pPr>
      <w:r w:rsidRPr="003D1641">
        <w:rPr>
          <w:rFonts w:hint="eastAsia"/>
          <w:b/>
        </w:rPr>
        <w:tab/>
      </w:r>
    </w:p>
    <w:p w:rsidR="00D75A61" w:rsidRDefault="00621330">
      <w:pPr>
        <w:jc w:val="left"/>
        <w:rPr>
          <w:b/>
        </w:rPr>
      </w:pPr>
      <w:r>
        <w:rPr>
          <w:b/>
        </w:rPr>
        <w:br w:type="page"/>
      </w:r>
    </w:p>
    <w:p w:rsidR="00994F5A" w:rsidRDefault="00994F5A" w:rsidP="003C3ACD">
      <w:pPr>
        <w:jc w:val="left"/>
      </w:pPr>
      <w:r w:rsidRPr="00994F5A">
        <w:rPr>
          <w:rFonts w:hint="eastAsia"/>
          <w:color w:val="00B0F0"/>
        </w:rPr>
        <w:lastRenderedPageBreak/>
        <w:t>[</w:t>
      </w:r>
      <w:r w:rsidR="00EA2AAD">
        <w:rPr>
          <w:rFonts w:hint="eastAsia"/>
          <w:color w:val="00B0F0"/>
        </w:rPr>
        <w:t>B</w:t>
      </w:r>
      <w:r w:rsidRPr="00994F5A">
        <w:rPr>
          <w:rFonts w:hint="eastAsia"/>
          <w:color w:val="00B0F0"/>
        </w:rPr>
        <w:t>road overview of biocontrol</w:t>
      </w:r>
      <w:r>
        <w:rPr>
          <w:rFonts w:hint="eastAsia"/>
          <w:color w:val="00B0F0"/>
        </w:rPr>
        <w:t xml:space="preserve"> in the past and in the modern days</w:t>
      </w:r>
      <w:r w:rsidRPr="00994F5A">
        <w:rPr>
          <w:rFonts w:hint="eastAsia"/>
          <w:color w:val="00B0F0"/>
        </w:rPr>
        <w:t>]</w:t>
      </w:r>
      <w:r>
        <w:rPr>
          <w:rFonts w:hint="eastAsia"/>
        </w:rPr>
        <w:t xml:space="preserve"> </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F17792"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F17792" w:rsidRPr="00316D0F">
        <w:fldChar w:fldCharType="separate"/>
      </w:r>
      <w:r w:rsidR="00B427AC" w:rsidRPr="00316D0F">
        <w:rPr>
          <w:noProof/>
        </w:rPr>
        <w:t>(Huang and Yang 1987)</w:t>
      </w:r>
      <w:r w:rsidR="00F17792"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F17792">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F17792">
        <w:fldChar w:fldCharType="separate"/>
      </w:r>
      <w:r w:rsidR="00AB7B53">
        <w:rPr>
          <w:noProof/>
        </w:rPr>
        <w:t>(Geiger et al. 2010, Kehoe et al. 2017)</w:t>
      </w:r>
      <w:r w:rsidR="00F17792">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F17792">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F17792">
        <w:fldChar w:fldCharType="separate"/>
      </w:r>
      <w:r w:rsidR="00AB7B53">
        <w:rPr>
          <w:noProof/>
        </w:rPr>
        <w:t>(Campbell et al. 2017)</w:t>
      </w:r>
      <w:r w:rsidR="00F17792">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F17792">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F17792">
        <w:fldChar w:fldCharType="separate"/>
      </w:r>
      <w:r w:rsidR="00AB7B53">
        <w:rPr>
          <w:noProof/>
        </w:rPr>
        <w:t>(Gomiero et al. 2011)</w:t>
      </w:r>
      <w:r w:rsidR="00F17792">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F17792">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F17792">
        <w:fldChar w:fldCharType="separate"/>
      </w:r>
      <w:r w:rsidR="003913A1">
        <w:rPr>
          <w:noProof/>
        </w:rPr>
        <w:t>(EC 2020)</w:t>
      </w:r>
      <w:r w:rsidR="00F17792">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4539A5" w:rsidRDefault="00807074">
      <w:pPr>
        <w:jc w:val="left"/>
        <w:rPr>
          <w:color w:val="000000" w:themeColor="text1"/>
        </w:rPr>
      </w:pPr>
      <w:r w:rsidRPr="008E1400">
        <w:rPr>
          <w:rFonts w:hint="eastAsia"/>
          <w:color w:val="000000" w:themeColor="text1"/>
        </w:rPr>
        <w:tab/>
      </w:r>
    </w:p>
    <w:p w:rsidR="004539A5" w:rsidRDefault="004539A5">
      <w:pPr>
        <w:jc w:val="left"/>
        <w:rPr>
          <w:color w:val="000000" w:themeColor="text1"/>
        </w:rPr>
      </w:pPr>
    </w:p>
    <w:p w:rsidR="004539A5" w:rsidRPr="004539A5" w:rsidRDefault="004539A5">
      <w:pPr>
        <w:jc w:val="left"/>
        <w:rPr>
          <w:color w:val="00B0F0"/>
        </w:rPr>
      </w:pPr>
      <w:r w:rsidRPr="004539A5">
        <w:rPr>
          <w:rFonts w:hint="eastAsia"/>
          <w:color w:val="00B0F0"/>
        </w:rPr>
        <w:lastRenderedPageBreak/>
        <w:t>[</w:t>
      </w:r>
      <w:r w:rsidR="008C76C6">
        <w:rPr>
          <w:color w:val="00B0F0"/>
        </w:rPr>
        <w:t>Importance of GAP</w:t>
      </w:r>
      <w:r w:rsidRPr="004539A5">
        <w:rPr>
          <w:rFonts w:hint="eastAsia"/>
          <w:color w:val="00B0F0"/>
        </w:rPr>
        <w:t>]</w:t>
      </w:r>
    </w:p>
    <w:p w:rsidR="001C484E" w:rsidRDefault="004539A5">
      <w:pPr>
        <w:jc w:val="left"/>
        <w:rPr>
          <w:color w:val="000000" w:themeColor="text1"/>
        </w:rPr>
      </w:pPr>
      <w:r>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F17792"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F17792" w:rsidRPr="00E63119">
        <w:rPr>
          <w:color w:val="000000" w:themeColor="text1"/>
        </w:rPr>
        <w:fldChar w:fldCharType="separate"/>
      </w:r>
      <w:r w:rsidR="006C3645" w:rsidRPr="00E63119">
        <w:rPr>
          <w:noProof/>
          <w:color w:val="000000" w:themeColor="text1"/>
        </w:rPr>
        <w:t>(Stiling and Cornelissen 2005)</w:t>
      </w:r>
      <w:r w:rsidR="00F17792"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F17792">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E7577">
        <w:rPr>
          <w:color w:val="000000" w:themeColor="text1"/>
        </w:rPr>
        <w:instrText xml:space="preserve"> ADDIN EN.CITE </w:instrText>
      </w:r>
      <w:r w:rsidR="00F17792">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E7577">
        <w:rPr>
          <w:color w:val="000000" w:themeColor="text1"/>
        </w:rPr>
        <w:instrText xml:space="preserve"> ADDIN EN.CITE.DATA </w:instrText>
      </w:r>
      <w:r w:rsidR="00F17792">
        <w:rPr>
          <w:color w:val="000000" w:themeColor="text1"/>
        </w:rPr>
      </w:r>
      <w:r w:rsidR="00F17792">
        <w:rPr>
          <w:color w:val="000000" w:themeColor="text1"/>
        </w:rPr>
        <w:fldChar w:fldCharType="end"/>
      </w:r>
      <w:r w:rsidR="00F17792">
        <w:rPr>
          <w:color w:val="000000" w:themeColor="text1"/>
        </w:rPr>
      </w:r>
      <w:r w:rsidR="00F17792">
        <w:rPr>
          <w:color w:val="000000" w:themeColor="text1"/>
        </w:rPr>
        <w:fldChar w:fldCharType="separate"/>
      </w:r>
      <w:r w:rsidR="00FE7577">
        <w:rPr>
          <w:noProof/>
          <w:color w:val="000000" w:themeColor="text1"/>
        </w:rPr>
        <w:t>(Symondson et al. 2002, Stiling and Cornelissen 2005, Michalko et al. 2019, Hsu et al. 2021)</w:t>
      </w:r>
      <w:r w:rsidR="00F17792">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F17792"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F17792" w:rsidRPr="0076569B">
        <w:rPr>
          <w:color w:val="000000" w:themeColor="text1"/>
        </w:rPr>
        <w:fldChar w:fldCharType="separate"/>
      </w:r>
      <w:r w:rsidR="0086784F" w:rsidRPr="0076569B">
        <w:rPr>
          <w:noProof/>
          <w:color w:val="000000" w:themeColor="text1"/>
        </w:rPr>
        <w:t>(Symondson et al. 2002)</w:t>
      </w:r>
      <w:r w:rsidR="00F17792"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F17792"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F17792" w:rsidRPr="0076569B">
        <w:rPr>
          <w:color w:val="000000" w:themeColor="text1"/>
        </w:rPr>
        <w:fldChar w:fldCharType="separate"/>
      </w:r>
      <w:r w:rsidR="0086784F" w:rsidRPr="0076569B">
        <w:rPr>
          <w:noProof/>
          <w:color w:val="000000" w:themeColor="text1"/>
        </w:rPr>
        <w:t>(Stiling and Cornelissen 2005)</w:t>
      </w:r>
      <w:r w:rsidR="00F17792" w:rsidRPr="0076569B">
        <w:rPr>
          <w:color w:val="000000" w:themeColor="text1"/>
        </w:rPr>
        <w:fldChar w:fldCharType="end"/>
      </w:r>
      <w:r w:rsidR="0086784F" w:rsidRPr="0076569B">
        <w:rPr>
          <w:rFonts w:hint="eastAsia"/>
          <w:color w:val="000000" w:themeColor="text1"/>
        </w:rPr>
        <w:t>.</w:t>
      </w:r>
    </w:p>
    <w:p w:rsidR="00D75A61" w:rsidRDefault="00D75A61">
      <w:pPr>
        <w:jc w:val="left"/>
        <w:rPr>
          <w:color w:val="000000" w:themeColor="text1"/>
        </w:rPr>
      </w:pPr>
    </w:p>
    <w:p w:rsidR="00833D82" w:rsidRDefault="00C84018" w:rsidP="00B37758">
      <w:pPr>
        <w:jc w:val="left"/>
        <w:rPr>
          <w:color w:val="00B0F0"/>
        </w:rPr>
      </w:pPr>
      <w:r w:rsidRPr="00AB59E2">
        <w:rPr>
          <w:color w:val="00B0F0"/>
        </w:rPr>
        <w:t>[Current knowledge gaps in biocontrol by generalist predators]</w:t>
      </w:r>
    </w:p>
    <w:p w:rsidR="00833D82" w:rsidRPr="00627C7D" w:rsidRDefault="00833D82" w:rsidP="00833D82">
      <w:pPr>
        <w:jc w:val="left"/>
        <w:rPr>
          <w:color w:val="00B0F0"/>
        </w:rPr>
      </w:pPr>
      <w:r w:rsidRPr="00627C7D">
        <w:rPr>
          <w:color w:val="00B0F0"/>
        </w:rPr>
        <w:t>[</w:t>
      </w:r>
      <w:r w:rsidR="00E6470D" w:rsidRPr="00627C7D">
        <w:rPr>
          <w:rFonts w:hint="eastAsia"/>
          <w:color w:val="00B0F0"/>
        </w:rPr>
        <w:t xml:space="preserve">Knowledge gap 1 and 2 &gt; </w:t>
      </w:r>
      <w:r w:rsidR="00FA29D5">
        <w:rPr>
          <w:color w:val="00B0F0"/>
        </w:rPr>
        <w:t xml:space="preserve">Aim 1 and 2: </w:t>
      </w:r>
      <w:r w:rsidR="00FA29D5">
        <w:rPr>
          <w:rFonts w:hint="eastAsia"/>
          <w:color w:val="00B0F0"/>
        </w:rPr>
        <w:t>q</w:t>
      </w:r>
      <w:r w:rsidRPr="00627C7D">
        <w:rPr>
          <w:color w:val="00B0F0"/>
        </w:rPr>
        <w:t xml:space="preserve">uantify the diet compositions of predators over the crop season and examine the consistency in pest consumption </w:t>
      </w:r>
      <w:r w:rsidR="00E6470D" w:rsidRPr="00627C7D">
        <w:rPr>
          <w:rFonts w:hint="eastAsia"/>
          <w:color w:val="00B0F0"/>
        </w:rPr>
        <w:t xml:space="preserve">over </w:t>
      </w:r>
      <w:r w:rsidRPr="00627C7D">
        <w:rPr>
          <w:color w:val="00B0F0"/>
        </w:rPr>
        <w:t>years]</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w:t>
      </w:r>
      <w:r w:rsidR="00F430D1">
        <w:lastRenderedPageBreak/>
        <w:t xml:space="preserve">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F17792"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F17792"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F17792" w:rsidRPr="00AC251C">
        <w:fldChar w:fldCharType="end"/>
      </w:r>
      <w:r w:rsidR="00F17792" w:rsidRPr="00AC251C">
        <w:fldChar w:fldCharType="separate"/>
      </w:r>
      <w:r w:rsidR="00F92EC7" w:rsidRPr="00AC251C">
        <w:rPr>
          <w:noProof/>
        </w:rPr>
        <w:t>(Eitzinger and Traugott 2011, Ingrao et al. 2017, Albertini et al. 2018)</w:t>
      </w:r>
      <w:r w:rsidR="00F17792"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F17792"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rsidRPr="00FE7577">
        <w:fldChar w:fldCharType="separate"/>
      </w:r>
      <w:r w:rsidR="00FE7577" w:rsidRPr="00FE7577">
        <w:rPr>
          <w:noProof/>
        </w:rPr>
        <w:t>(Hsu et al. 2021)</w:t>
      </w:r>
      <w:r w:rsidR="00F17792"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F17792" w:rsidRPr="00AC251C">
        <w:fldChar w:fldCharType="begin"/>
      </w:r>
      <w:r w:rsidR="006D4270" w:rsidRPr="00AC251C">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F17792" w:rsidRPr="00AC251C">
        <w:fldChar w:fldCharType="separate"/>
      </w:r>
      <w:r w:rsidR="006D4270" w:rsidRPr="00AC251C">
        <w:rPr>
          <w:noProof/>
        </w:rPr>
        <w:t>(Michalko et al. 2019)</w:t>
      </w:r>
      <w:r w:rsidR="00F17792"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t>biocontrol agent</w:t>
      </w:r>
      <w:r w:rsidR="008F6DF5" w:rsidRPr="00071CCE">
        <w:t>s</w:t>
      </w:r>
      <w:r w:rsidR="00FA76F7" w:rsidRPr="00071CCE">
        <w:rPr>
          <w:rFonts w:hint="eastAsia"/>
        </w:rPr>
        <w:t xml:space="preserve"> </w:t>
      </w:r>
      <w:r w:rsidR="00F17792" w:rsidRPr="00071CCE">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1F1840" w:rsidRPr="00071CCE">
        <w:instrText xml:space="preserve"> ADDIN EN.CITE </w:instrText>
      </w:r>
      <w:r w:rsidR="00F17792" w:rsidRPr="00071CCE">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1F1840" w:rsidRPr="00071CCE">
        <w:instrText xml:space="preserve"> ADDIN EN.CITE.DATA </w:instrText>
      </w:r>
      <w:r w:rsidR="00F17792" w:rsidRPr="00071CCE">
        <w:fldChar w:fldCharType="end"/>
      </w:r>
      <w:r w:rsidR="00F17792" w:rsidRPr="00071CCE">
        <w:fldChar w:fldCharType="separate"/>
      </w:r>
      <w:r w:rsidR="00FA76F7" w:rsidRPr="00071CCE">
        <w:rPr>
          <w:noProof/>
        </w:rPr>
        <w:t>(Symondson et al. 2002, Krey et al. 2017, Michalko et al. 2019)</w:t>
      </w:r>
      <w:r w:rsidR="00F17792"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F17792">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F17792">
        <w:fldChar w:fldCharType="separate"/>
      </w:r>
      <w:r w:rsidR="005928EA">
        <w:rPr>
          <w:noProof/>
        </w:rPr>
        <w:t>(Settle et al. 1996, Dominik et al. 2018)</w:t>
      </w:r>
      <w:r w:rsidR="00F17792">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6200DB" w:rsidRDefault="006200DB" w:rsidP="00044150">
      <w:pPr>
        <w:jc w:val="left"/>
        <w:rPr>
          <w:color w:val="FF0000"/>
        </w:rPr>
      </w:pPr>
    </w:p>
    <w:p w:rsidR="0083137F" w:rsidRPr="00FF4388" w:rsidRDefault="0083137F" w:rsidP="0083137F">
      <w:pPr>
        <w:jc w:val="left"/>
        <w:rPr>
          <w:color w:val="00B0F0"/>
        </w:rPr>
      </w:pPr>
      <w:r w:rsidRPr="00FF4388">
        <w:rPr>
          <w:color w:val="00B0F0"/>
        </w:rPr>
        <w:t>[</w:t>
      </w:r>
      <w:r w:rsidRPr="00FF4388">
        <w:rPr>
          <w:rFonts w:hint="eastAsia"/>
          <w:color w:val="00B0F0"/>
        </w:rPr>
        <w:t xml:space="preserve">Knowledge gap 3 &gt; </w:t>
      </w:r>
      <w:r w:rsidR="00C06EC0" w:rsidRPr="00FF4388">
        <w:rPr>
          <w:color w:val="00B0F0"/>
        </w:rPr>
        <w:t xml:space="preserve">Aim 3: </w:t>
      </w:r>
      <w:r w:rsidR="00C06EC0" w:rsidRPr="00FF4388">
        <w:rPr>
          <w:rFonts w:hint="eastAsia"/>
          <w:color w:val="00B0F0"/>
        </w:rPr>
        <w:t>h</w:t>
      </w:r>
      <w:r w:rsidRPr="00FF4388">
        <w:rPr>
          <w:color w:val="00B0F0"/>
        </w:rPr>
        <w:t xml:space="preserve">ow various abiotic and biotic factors affect the diet compositions of predators] </w:t>
      </w:r>
    </w:p>
    <w:p w:rsidR="0083137F" w:rsidRPr="005E54CC" w:rsidRDefault="000172F2" w:rsidP="0083137F">
      <w:pPr>
        <w:jc w:val="left"/>
      </w:pPr>
      <w:r w:rsidRPr="00912505">
        <w:rPr>
          <w:rFonts w:hint="eastAsia"/>
        </w:rPr>
        <w:lastRenderedPageBreak/>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F17792"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F17792" w:rsidRPr="00A114FB">
        <w:fldChar w:fldCharType="separate"/>
      </w:r>
      <w:r w:rsidR="0083137F" w:rsidRPr="00A114FB">
        <w:rPr>
          <w:noProof/>
        </w:rPr>
        <w:t>(Roubinet et al. 2017)</w:t>
      </w:r>
      <w:r w:rsidR="00F17792"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F17792"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F17792" w:rsidRPr="00A114FB">
        <w:fldChar w:fldCharType="separate"/>
      </w:r>
      <w:r w:rsidR="0083137F" w:rsidRPr="00A114FB">
        <w:rPr>
          <w:noProof/>
        </w:rPr>
        <w:t>(Birkhofer et al. 2011)</w:t>
      </w:r>
      <w:r w:rsidR="00F17792"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F17792"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F17792" w:rsidRPr="00A114FB">
        <w:fldChar w:fldCharType="separate"/>
      </w:r>
      <w:r w:rsidR="0083137F" w:rsidRPr="00A114FB">
        <w:rPr>
          <w:noProof/>
        </w:rPr>
        <w:t>(Bengtsson et al. 2005)</w:t>
      </w:r>
      <w:r w:rsidR="00F17792"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F17792">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fldChar w:fldCharType="separate"/>
      </w:r>
      <w:r w:rsidR="00FE7577">
        <w:rPr>
          <w:noProof/>
        </w:rPr>
        <w:t>(Hsu et al. 2021)</w:t>
      </w:r>
      <w:r w:rsidR="00F17792">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F17792" w:rsidRPr="00A114FB">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 </w:instrText>
      </w:r>
      <w:r w:rsidR="00F17792">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EN.CITE.DATA </w:instrText>
      </w:r>
      <w:r w:rsidR="00F17792">
        <w:fldChar w:fldCharType="end"/>
      </w:r>
      <w:r w:rsidR="00F17792" w:rsidRPr="00A114FB">
        <w:fldChar w:fldCharType="separate"/>
      </w:r>
      <w:r w:rsidR="001F1840">
        <w:rPr>
          <w:noProof/>
        </w:rPr>
        <w:t>(Hardin et al. 1995, Settle et al. 1996, Birkhofer et al. 2008, Guedes et al. 2016)</w:t>
      </w:r>
      <w:r w:rsidR="00F17792"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F17792">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F17792">
        <w:fldChar w:fldCharType="separate"/>
      </w:r>
      <w:r w:rsidR="00D20264">
        <w:rPr>
          <w:noProof/>
        </w:rPr>
        <w:t>(Roubinet et al. 2017)</w:t>
      </w:r>
      <w:r w:rsidR="00F17792">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F17792"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 </w:instrText>
      </w:r>
      <w:r w:rsidR="00F17792">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EN.CITE.DATA </w:instrText>
      </w:r>
      <w:r w:rsidR="00F17792">
        <w:fldChar w:fldCharType="end"/>
      </w:r>
      <w:r w:rsidR="00F17792" w:rsidRPr="00A114FB">
        <w:fldChar w:fldCharType="separate"/>
      </w:r>
      <w:r w:rsidR="008C4671">
        <w:rPr>
          <w:noProof/>
        </w:rPr>
        <w:t>(Wise et al. 2006, Kuusk and Ekbom 2012, Eitzinger et al. 2019)</w:t>
      </w:r>
      <w:r w:rsidR="00F17792"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F17792"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 </w:instrText>
      </w:r>
      <w:r w:rsidR="00F17792">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EN.CITE.DATA </w:instrText>
      </w:r>
      <w:r w:rsidR="00F17792">
        <w:fldChar w:fldCharType="end"/>
      </w:r>
      <w:r w:rsidR="00F17792" w:rsidRPr="005E54CC">
        <w:fldChar w:fldCharType="separate"/>
      </w:r>
      <w:r w:rsidR="00E76641">
        <w:rPr>
          <w:noProof/>
        </w:rPr>
        <w:t xml:space="preserve">(Altieri and Letourneau 1982, Altieri 1999, Barbosa and </w:t>
      </w:r>
      <w:r w:rsidR="00E76641">
        <w:rPr>
          <w:noProof/>
        </w:rPr>
        <w:lastRenderedPageBreak/>
        <w:t>Castellanos 2005, Diehl et al. 2013, Lichtenberg et al. 2017)</w:t>
      </w:r>
      <w:r w:rsidR="00F17792"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337BC4" w:rsidRDefault="00C36465">
      <w:pPr>
        <w:jc w:val="left"/>
      </w:pPr>
      <w:r>
        <w:rPr>
          <w:rFonts w:hint="eastAsia"/>
        </w:rPr>
        <w:tab/>
      </w:r>
    </w:p>
    <w:p w:rsidR="00337BC4" w:rsidRDefault="0081073A">
      <w:pPr>
        <w:jc w:val="left"/>
        <w:rPr>
          <w:color w:val="00B0F0"/>
        </w:rPr>
      </w:pPr>
      <w:r w:rsidRPr="00904677">
        <w:rPr>
          <w:color w:val="00B0F0"/>
        </w:rPr>
        <w:t>[Explicit aims, strengths of our method, brief description of the study system and the key findings]</w:t>
      </w:r>
    </w:p>
    <w:p w:rsidR="00B90E02" w:rsidRDefault="0091250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seedling, tillering,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from 2017 to 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00C36465" w:rsidRPr="0024789C">
        <w:rPr>
          <w:rFonts w:hint="eastAsia"/>
        </w:rPr>
        <w:t>g</w:t>
      </w:r>
      <w:r w:rsidR="00524990" w:rsidRPr="0024789C">
        <w:rPr>
          <w:rFonts w:hint="eastAsia"/>
        </w:rPr>
        <w:t>eneralist</w:t>
      </w:r>
      <w:r w:rsidR="00C36465" w:rsidRPr="0024789C">
        <w:rPr>
          <w:rFonts w:hint="eastAsia"/>
        </w:rPr>
        <w:t xml:space="preserve"> arthropod</w:t>
      </w:r>
      <w:r w:rsidR="00524990" w:rsidRPr="0024789C">
        <w:rPr>
          <w:rFonts w:hint="eastAsia"/>
        </w:rPr>
        <w:t xml:space="preserve"> predator</w:t>
      </w:r>
      <w:r w:rsidR="00C36465"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w:t>
      </w:r>
      <w:r w:rsidR="000B4181" w:rsidRPr="00BA1F75">
        <w:rPr>
          <w:rFonts w:hint="eastAsia"/>
        </w:rPr>
        <w:lastRenderedPageBreak/>
        <w:t xml:space="preserve">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F17792"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F17792"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F17792" w:rsidRPr="0024789C">
        <w:fldChar w:fldCharType="end"/>
      </w:r>
      <w:r w:rsidR="00F17792" w:rsidRPr="0024789C">
        <w:fldChar w:fldCharType="separate"/>
      </w:r>
      <w:r w:rsidR="000B4181" w:rsidRPr="0024789C">
        <w:rPr>
          <w:noProof/>
        </w:rPr>
        <w:t>(Post 2002, Boecklen et al. 2011, Layman et al. 2012)</w:t>
      </w:r>
      <w:r w:rsidR="00F17792"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F17792"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F17792" w:rsidRPr="0024789C">
        <w:fldChar w:fldCharType="separate"/>
      </w:r>
      <w:r w:rsidR="000B4181" w:rsidRPr="0024789C">
        <w:rPr>
          <w:noProof/>
        </w:rPr>
        <w:t>(Newton 2016)</w:t>
      </w:r>
      <w:r w:rsidR="00F17792"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r w:rsidR="00780966">
        <w:t>tillering</w:t>
      </w:r>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r w:rsidR="00E95FE8">
        <w:t>i)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biocontrol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To promote sustainable agriculture, we encourage studies to investigate if generalist predators may commonly function as “specialist</w:t>
      </w:r>
      <w:r w:rsidR="001C1520">
        <w:rPr>
          <w:rFonts w:hint="eastAsia"/>
        </w:rPr>
        <w:t xml:space="preserve"> p</w:t>
      </w:r>
      <w:r w:rsidR="001C1520">
        <w:t>redators” of crop pest</w:t>
      </w:r>
      <w:r w:rsidR="00686574">
        <w:t>s</w:t>
      </w:r>
      <w:r w:rsidR="00E95FE8">
        <w:t xml:space="preserve"> </w:t>
      </w:r>
      <w:r w:rsidR="001C1520">
        <w:t xml:space="preserve">in various agro-ecosystems. </w:t>
      </w:r>
      <w:r w:rsidR="00B938E4">
        <w:t xml:space="preserve"> </w:t>
      </w:r>
      <w:r w:rsidR="00D17707">
        <w:t xml:space="preserve"> </w:t>
      </w:r>
    </w:p>
    <w:p w:rsidR="005D3DA3" w:rsidRDefault="005D3DA3">
      <w:pPr>
        <w:rPr>
          <w:b/>
          <w:color w:val="FF0000"/>
        </w:rPr>
      </w:pPr>
      <w:r>
        <w:rPr>
          <w:b/>
          <w:color w:val="FF0000"/>
        </w:rPr>
        <w:br w:type="page"/>
      </w:r>
    </w:p>
    <w:p w:rsidR="00D75A61" w:rsidRPr="00C52EB8" w:rsidRDefault="00EC0E62">
      <w:pPr>
        <w:jc w:val="left"/>
        <w:rPr>
          <w:b/>
        </w:rPr>
      </w:pPr>
      <w:r w:rsidRPr="00C52EB8">
        <w:rPr>
          <w:rFonts w:hint="eastAsia"/>
          <w:b/>
        </w:rPr>
        <w:lastRenderedPageBreak/>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r w:rsidR="00300464" w:rsidRPr="0019769D">
        <w:t>tillering,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F17792">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fldChar w:fldCharType="separate"/>
      </w:r>
      <w:r w:rsidR="00827566">
        <w:rPr>
          <w:noProof/>
        </w:rPr>
        <w:t>(Hsu et al. 2021)</w:t>
      </w:r>
      <w:r w:rsidR="00F17792">
        <w:fldChar w:fldCharType="end"/>
      </w:r>
      <w:r w:rsidR="006570CA" w:rsidRPr="0019769D">
        <w:t>.</w:t>
      </w:r>
    </w:p>
    <w:p w:rsidR="00940299" w:rsidRDefault="0027670F" w:rsidP="00940299">
      <w:pPr>
        <w:pStyle w:val="a3"/>
        <w:ind w:left="0"/>
        <w:jc w:val="left"/>
      </w:pPr>
      <w:r>
        <w:rPr>
          <w:rFonts w:hint="eastAsia"/>
        </w:rPr>
        <w:tab/>
      </w:r>
      <w:r w:rsidR="00830253">
        <w:rPr>
          <w:rFonts w:hint="eastAsia"/>
        </w:rPr>
        <w:t xml:space="preserve"> </w:t>
      </w:r>
    </w:p>
    <w:p w:rsidR="00940299" w:rsidRDefault="00940299" w:rsidP="00940299">
      <w:pPr>
        <w:pStyle w:val="a3"/>
        <w:ind w:left="0"/>
        <w:jc w:val="center"/>
      </w:pP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w:t>
      </w:r>
      <w:r w:rsidR="00256ECB" w:rsidRPr="008D2684">
        <w:lastRenderedPageBreak/>
        <w:t xml:space="preserve">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(Sercon Ltd., Cheshire, UK). The</w:t>
      </w:r>
      <w:r w:rsidR="00862747" w:rsidRPr="008D2684">
        <w:t xml:space="preserve"> standards for carbon and nitrogen stable isotope ratios were Vienna PeeDee Beleminte</w:t>
      </w:r>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basic component of food webs (Root 1967, Hawkins and Macmahon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F17792"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F17792" w:rsidRPr="00C62712">
        <w:fldChar w:fldCharType="separate"/>
      </w:r>
      <w:r w:rsidR="00C62712" w:rsidRPr="00C62712">
        <w:rPr>
          <w:noProof/>
        </w:rPr>
        <w:t>(Blondel 2003)</w:t>
      </w:r>
      <w:r w:rsidR="00F17792"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F17792">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F17792">
        <w:fldChar w:fldCharType="separate"/>
      </w:r>
      <w:r w:rsidR="00854D2E">
        <w:rPr>
          <w:noProof/>
        </w:rPr>
        <w:t>(see Hsu et al. [2021] for more details)</w:t>
      </w:r>
      <w:r w:rsidR="00F17792">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consisted of herbivorous species 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xml:space="preserve">, including various midge and fly </w:t>
      </w:r>
      <w:r w:rsidR="005B03F0" w:rsidRPr="008B33F5">
        <w:rPr>
          <w:rFonts w:hint="eastAsia"/>
        </w:rPr>
        <w:lastRenderedPageBreak/>
        <w:t>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314ACB" w:rsidRDefault="00940299" w:rsidP="00A8217C">
      <w:pPr>
        <w:rPr>
          <w:ins w:id="0" w:author="CK NTU" w:date="2021-07-16T15:45:00Z"/>
        </w:rPr>
      </w:pPr>
      <w:moveFromRangeStart w:id="1" w:author="CK NTU" w:date="2021-08-10T16:36:00Z" w:name="move79499764"/>
      <w:moveFrom w:id="2" w:author="CK NTU" w:date="2021-08-10T16:36:00Z">
        <w:r w:rsidDel="00760090">
          <w:rPr>
            <w:rFonts w:hint="eastAsia"/>
          </w:rPr>
          <w:t xml:space="preserve">The </w:t>
        </w:r>
        <w:r w:rsidRPr="00C5025E" w:rsidDel="00760090">
          <w:rPr>
            <w:rFonts w:hint="eastAsia"/>
          </w:rPr>
          <w:t>percent forest cover</w:t>
        </w:r>
        <w:r w:rsidDel="00760090">
          <w:rPr>
            <w:rFonts w:hint="eastAsia"/>
          </w:rPr>
          <w:t xml:space="preserve"> around each study farm was estimated from </w:t>
        </w:r>
        <w:r w:rsidDel="00760090">
          <w:t>Google Earth</w:t>
        </w:r>
        <w:r w:rsidRPr="00830253" w:rsidDel="00760090">
          <w:t xml:space="preserve"> images</w:t>
        </w:r>
        <w:r w:rsidDel="00760090">
          <w:rPr>
            <w:rFonts w:hint="eastAsia"/>
          </w:rPr>
          <w:t xml:space="preserve"> by manually delimiting the forested areas </w:t>
        </w:r>
        <w:r w:rsidRPr="00C5025E" w:rsidDel="00760090">
          <w:t>within</w:t>
        </w:r>
        <w:r w:rsidRPr="00C5025E" w:rsidDel="00760090">
          <w:rPr>
            <w:rFonts w:hint="eastAsia"/>
          </w:rPr>
          <w:t xml:space="preserve"> a 1-km radius buffer</w:t>
        </w:r>
        <w:r w:rsidDel="00760090">
          <w:rPr>
            <w:rFonts w:hint="eastAsia"/>
          </w:rPr>
          <w:t xml:space="preserve"> </w:t>
        </w:r>
        <w:r w:rsidRPr="00C5025E" w:rsidDel="00760090">
          <w:rPr>
            <w:rFonts w:hint="eastAsia"/>
          </w:rPr>
          <w:t>surrounding</w:t>
        </w:r>
        <w:r w:rsidDel="00760090">
          <w:rPr>
            <w:rFonts w:hint="eastAsia"/>
          </w:rPr>
          <w:t xml:space="preserve"> the farm and computing the fraction of these areas in the buffer zone.</w:t>
        </w:r>
      </w:moveFrom>
      <w:moveFromRangeEnd w:id="1"/>
      <w:r w:rsidR="00190C3D" w:rsidRPr="00194A27">
        <w:rPr>
          <w:rFonts w:hint="eastAsia"/>
        </w:rPr>
        <w:tab/>
      </w:r>
    </w:p>
    <w:p w:rsidR="006A7E7C" w:rsidRPr="009027A8" w:rsidRDefault="00194A27" w:rsidP="00A8217C">
      <w:r w:rsidRPr="00194A27">
        <w:rPr>
          <w:rFonts w:hint="eastAsia"/>
        </w:rPr>
        <w:t>T</w:t>
      </w:r>
      <w:r w:rsidRPr="00194A27">
        <w:t xml:space="preserve">o quantify </w:t>
      </w:r>
      <w:r w:rsidRPr="00194A27">
        <w:rPr>
          <w:rFonts w:hint="eastAsia"/>
        </w:rPr>
        <w:t xml:space="preserve">the </w:t>
      </w:r>
      <w:r w:rsidRPr="00194A27">
        <w:t>diet composition</w:t>
      </w:r>
      <w:r w:rsidRPr="00194A27">
        <w:rPr>
          <w:rFonts w:hint="eastAsia"/>
        </w:rPr>
        <w:t xml:space="preserve">s of </w:t>
      </w:r>
      <w:r w:rsidRPr="00194A27">
        <w:t>predators</w:t>
      </w:r>
      <w:r w:rsidRPr="00194A27">
        <w:rPr>
          <w:rFonts w:hint="eastAsia"/>
        </w:rPr>
        <w:t>,</w:t>
      </w:r>
      <w:r w:rsidRPr="00194A27">
        <w:t xml:space="preserve"> </w:t>
      </w:r>
      <w:r w:rsidRPr="00194A27">
        <w:rPr>
          <w:rFonts w:hint="eastAsia"/>
        </w:rPr>
        <w:t>w</w:t>
      </w:r>
      <w:r w:rsidR="00190C3D" w:rsidRPr="00194A27">
        <w:t xml:space="preserve">e constructed a Bayesian stable isotope mixing model using the </w:t>
      </w:r>
      <w:r w:rsidR="00190C3D" w:rsidRPr="00194A27">
        <w:rPr>
          <w:rFonts w:hint="eastAsia"/>
        </w:rPr>
        <w:t xml:space="preserve">R </w:t>
      </w:r>
      <w:r w:rsidR="00700621">
        <w:t>MixSIAR package</w:t>
      </w:r>
      <w:r w:rsidR="00700621">
        <w:rPr>
          <w:rFonts w:hint="eastAsia"/>
        </w:rPr>
        <w:t xml:space="preserve"> </w:t>
      </w:r>
      <w:r w:rsidR="00F17792">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F17792">
        <w:fldChar w:fldCharType="separate"/>
      </w:r>
      <w:r w:rsidR="00700621">
        <w:rPr>
          <w:noProof/>
        </w:rPr>
        <w:t>(Stock and Semmens 2017)</w:t>
      </w:r>
      <w:r w:rsidR="00F17792">
        <w:fldChar w:fldCharType="end"/>
      </w:r>
      <w:r w:rsidR="00190C3D" w:rsidRPr="00194A27">
        <w:t xml:space="preserve"> </w:t>
      </w:r>
      <w:r w:rsidRPr="00194A27">
        <w:rPr>
          <w:rFonts w:hint="eastAsia"/>
        </w:rPr>
        <w:t xml:space="preserve">to estimate the proportions of different </w:t>
      </w:r>
      <w:r w:rsidRPr="00194A27">
        <w:t>prey sources</w:t>
      </w:r>
      <w:r w:rsidRPr="00194A27">
        <w:rPr>
          <w:rFonts w:hint="eastAsia"/>
        </w:rPr>
        <w:t xml:space="preserve"> </w:t>
      </w:r>
      <w:r w:rsidRPr="00194A27">
        <w:t>(i.e., the three prey guilds including rice herbivore</w:t>
      </w:r>
      <w:r w:rsidRPr="00194A27">
        <w:rPr>
          <w:rFonts w:hint="eastAsia"/>
        </w:rPr>
        <w:t>s</w:t>
      </w:r>
      <w:r w:rsidRPr="00194A27">
        <w:t>, tourist herbivore</w:t>
      </w:r>
      <w:r w:rsidRPr="00194A27">
        <w:rPr>
          <w:rFonts w:hint="eastAsia"/>
        </w:rPr>
        <w:t>s</w:t>
      </w:r>
      <w:r w:rsidRPr="00194A27">
        <w:t>, and detritivore</w:t>
      </w:r>
      <w:r w:rsidRPr="00194A27">
        <w:rPr>
          <w:rFonts w:hint="eastAsia"/>
        </w:rPr>
        <w:t>s</w:t>
      </w:r>
      <w:r w:rsidRPr="00194A27">
        <w:t>)</w:t>
      </w:r>
      <w:r w:rsidRPr="00194A27">
        <w:rPr>
          <w:rFonts w:hint="eastAsia"/>
        </w:rPr>
        <w:t xml:space="preserve"> in predators</w:t>
      </w:r>
      <w:r w:rsidRPr="00194A27">
        <w:t>’</w:t>
      </w:r>
      <w:r w:rsidRPr="00194A27">
        <w:rPr>
          <w:rFonts w:hint="eastAsia"/>
        </w:rPr>
        <w:t xml:space="preserve"> diet.</w:t>
      </w:r>
      <w:r w:rsidR="00700621">
        <w:rPr>
          <w:rFonts w:hint="eastAsia"/>
        </w:rPr>
        <w:t xml:space="preserve"> </w:t>
      </w:r>
      <w:moveFromRangeStart w:id="3" w:author="CK NTU" w:date="2021-08-10T15:33:00Z" w:name="move79502021"/>
      <w:moveFrom w:id="4" w:author="CK NTU" w:date="2021-08-10T15:33:00Z">
        <w:r w:rsidRPr="00700621" w:rsidDel="00E1228D">
          <w:rPr>
            <w:rFonts w:hint="eastAsia"/>
          </w:rPr>
          <w:t>Isotope data</w:t>
        </w:r>
        <w:r w:rsidRPr="00700621" w:rsidDel="00E1228D">
          <w:t xml:space="preserve"> at the seedling stage</w:t>
        </w:r>
        <w:r w:rsidRPr="00700621" w:rsidDel="00E1228D">
          <w:rPr>
            <w:rFonts w:hint="eastAsia"/>
          </w:rPr>
          <w:t xml:space="preserve"> for </w:t>
        </w:r>
        <w:r w:rsidR="00E54BF3" w:rsidRPr="00700621" w:rsidDel="00E1228D">
          <w:rPr>
            <w:rFonts w:hint="eastAsia"/>
          </w:rPr>
          <w:t>the</w:t>
        </w:r>
        <w:r w:rsidRPr="00700621" w:rsidDel="00E1228D">
          <w:rPr>
            <w:rFonts w:hint="eastAsia"/>
          </w:rPr>
          <w:t xml:space="preserve"> three study years</w:t>
        </w:r>
        <w:r w:rsidRPr="00700621" w:rsidDel="00E1228D">
          <w:t xml:space="preserve"> w</w:t>
        </w:r>
        <w:r w:rsidRPr="00700621" w:rsidDel="00E1228D">
          <w:rPr>
            <w:rFonts w:hint="eastAsia"/>
          </w:rPr>
          <w:t>ere omitted from the analysis</w:t>
        </w:r>
        <w:r w:rsidRPr="00700621" w:rsidDel="00E1228D">
          <w:t xml:space="preserve"> </w:t>
        </w:r>
        <w:r w:rsidRPr="00700621" w:rsidDel="00E1228D">
          <w:rPr>
            <w:rFonts w:hint="eastAsia"/>
          </w:rPr>
          <w:t>due to in</w:t>
        </w:r>
        <w:r w:rsidRPr="00700621" w:rsidDel="00E1228D">
          <w:t>sufficient</w:t>
        </w:r>
        <w:r w:rsidRPr="00700621" w:rsidDel="00E1228D">
          <w:rPr>
            <w:rFonts w:hint="eastAsia"/>
          </w:rPr>
          <w:t xml:space="preserve"> sample sizes for model estimation</w:t>
        </w:r>
        <w:r w:rsidRPr="00700621" w:rsidDel="00E1228D">
          <w:t>.</w:t>
        </w:r>
        <w:r w:rsidR="00E54BF3" w:rsidRPr="00700621" w:rsidDel="00E1228D">
          <w:rPr>
            <w:rFonts w:hint="eastAsia"/>
          </w:rPr>
          <w:t xml:space="preserve"> </w:t>
        </w:r>
      </w:moveFrom>
      <w:moveFromRangeEnd w:id="3"/>
      <w:ins w:id="5" w:author="CK NTU" w:date="2021-08-10T15:37:00Z">
        <w:r w:rsidR="00B73B20">
          <w:t xml:space="preserve">In the mixing model, </w:t>
        </w:r>
      </w:ins>
      <w:del w:id="6" w:author="CK NTU" w:date="2021-08-10T15:37:00Z">
        <w:r w:rsidR="00E54BF3" w:rsidRPr="00700621" w:rsidDel="00B73B20">
          <w:rPr>
            <w:rFonts w:hint="eastAsia"/>
          </w:rPr>
          <w:delText>I</w:delText>
        </w:r>
      </w:del>
      <w:ins w:id="7" w:author="CK NTU" w:date="2021-08-10T15:37:00Z">
        <w:r w:rsidR="00B73B20">
          <w:t>i</w:t>
        </w:r>
      </w:ins>
      <w:r w:rsidR="00E54BF3" w:rsidRPr="00700621">
        <w:t>ndividual farm</w:t>
      </w:r>
      <w:r w:rsidR="00E54BF3" w:rsidRPr="00700621">
        <w:rPr>
          <w:rFonts w:hint="eastAsia"/>
        </w:rPr>
        <w:t>-year</w:t>
      </w:r>
      <w:ins w:id="8" w:author="CK NTU" w:date="2021-08-10T15:19:00Z">
        <w:r w:rsidR="00014AF1">
          <w:t xml:space="preserve"> combination</w:t>
        </w:r>
      </w:ins>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ins w:id="9" w:author="CK NTU" w:date="2021-08-10T15:30:00Z">
        <w:r w:rsidR="00E1228D">
          <w:t xml:space="preserve"> </w:t>
        </w:r>
        <w:r w:rsidR="00E1228D">
          <w:rPr>
            <w:rFonts w:hint="eastAsia"/>
          </w:rPr>
          <w:t>(i</w:t>
        </w:r>
        <w:r w:rsidR="00E1228D">
          <w:t xml:space="preserve">n order to </w:t>
        </w:r>
      </w:ins>
      <w:ins w:id="10" w:author="CK NTU" w:date="2021-08-10T15:35:00Z">
        <w:r w:rsidR="00E1228D">
          <w:t xml:space="preserve">examine </w:t>
        </w:r>
      </w:ins>
      <w:ins w:id="11" w:author="CK NTU" w:date="2021-08-10T15:31:00Z">
        <w:r w:rsidR="00E1228D">
          <w:t>their effect on predators</w:t>
        </w:r>
      </w:ins>
      <w:ins w:id="12" w:author="CK NTU" w:date="2021-08-10T15:32:00Z">
        <w:r w:rsidR="00E1228D">
          <w:t>’ diet</w:t>
        </w:r>
      </w:ins>
      <w:ins w:id="13" w:author="CK NTU" w:date="2021-08-10T15:34:00Z">
        <w:r w:rsidR="00E1228D">
          <w:t xml:space="preserve"> composition</w:t>
        </w:r>
      </w:ins>
      <w:ins w:id="14" w:author="CK NTU" w:date="2021-08-10T15:32:00Z">
        <w:r w:rsidR="00E1228D">
          <w:t>)</w:t>
        </w:r>
      </w:ins>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Pr="00700621">
        <w:t xml:space="preserve"> were pooled</w:t>
      </w:r>
      <w:r w:rsidR="00700621" w:rsidRPr="00700621">
        <w:rPr>
          <w:rFonts w:hint="eastAsia"/>
        </w:rPr>
        <w:t xml:space="preserve"> respectively</w:t>
      </w:r>
      <w:r w:rsidRPr="00700621">
        <w:rPr>
          <w:rFonts w:hint="eastAsia"/>
        </w:rPr>
        <w:t xml:space="preserve"> </w:t>
      </w:r>
      <w:r w:rsidR="00E54BF3" w:rsidRPr="00700621">
        <w:rPr>
          <w:rFonts w:hint="eastAsia"/>
        </w:rPr>
        <w:t>to generate</w:t>
      </w:r>
      <w:r w:rsidRPr="00700621">
        <w:t xml:space="preserve"> fixed </w:t>
      </w:r>
      <w:r w:rsidR="00700621" w:rsidRPr="00700621">
        <w:rPr>
          <w:rFonts w:hint="eastAsia"/>
        </w:rPr>
        <w:t xml:space="preserve">source </w:t>
      </w:r>
      <w:r w:rsidR="00E54BF3" w:rsidRPr="00700621">
        <w:rPr>
          <w:rFonts w:hint="eastAsia"/>
        </w:rPr>
        <w:t>v</w:t>
      </w:r>
      <w:r w:rsidRPr="00700621">
        <w:rPr>
          <w:rFonts w:hint="eastAsia"/>
        </w:rPr>
        <w:t>alues</w:t>
      </w:r>
      <w:ins w:id="15" w:author="CK NTU" w:date="2021-08-10T15:42:00Z">
        <w:r w:rsidR="009E49FB">
          <w:t xml:space="preserve"> due to their high mobility </w:t>
        </w:r>
      </w:ins>
      <w:ins w:id="16" w:author="CK NTU" w:date="2021-08-10T15:43:00Z">
        <w:r w:rsidR="009E49FB">
          <w:t>across farms</w:t>
        </w:r>
      </w:ins>
      <w:ins w:id="17" w:author="CK NTU" w:date="2021-08-10T15:47:00Z">
        <w:r w:rsidR="009E49FB">
          <w:t xml:space="preserve"> (cite </w:t>
        </w:r>
      </w:ins>
      <w:ins w:id="18" w:author="CK NTU" w:date="2021-08-10T15:48:00Z">
        <w:r w:rsidR="009E49FB">
          <w:t>a BPH paper)</w:t>
        </w:r>
      </w:ins>
      <w:del w:id="19" w:author="CK NTU" w:date="2021-08-10T15:37:00Z">
        <w:r w:rsidR="00700621" w:rsidRPr="00700621" w:rsidDel="00B73B20">
          <w:rPr>
            <w:rFonts w:hint="eastAsia"/>
          </w:rPr>
          <w:delText xml:space="preserve"> </w:delText>
        </w:r>
        <w:r w:rsidR="00700621" w:rsidRPr="00700621" w:rsidDel="00B73B20">
          <w:delText>in the model</w:delText>
        </w:r>
      </w:del>
      <w:r w:rsidR="00E54BF3" w:rsidRPr="00700621">
        <w:rPr>
          <w:rFonts w:hint="eastAsia"/>
        </w:rPr>
        <w:t>.</w:t>
      </w:r>
      <w:r w:rsidR="00700621">
        <w:rPr>
          <w:rFonts w:hint="eastAsia"/>
        </w:rPr>
        <w:t xml:space="preserve"> </w:t>
      </w:r>
      <w:moveToRangeStart w:id="20" w:author="CK NTU" w:date="2021-08-10T15:33:00Z" w:name="move79502021"/>
      <w:moveTo w:id="21" w:author="CK NTU" w:date="2021-08-10T15:33:00Z">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moveTo>
      <w:moveToRangeEnd w:id="20"/>
      <w:ins w:id="22" w:author="CK NTU" w:date="2021-08-10T15:51:00Z">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w:t>
        </w:r>
        <w:r w:rsidR="009C0404" w:rsidRPr="00700621">
          <w:lastRenderedPageBreak/>
          <w:t>estimates</w:t>
        </w:r>
        <w:r w:rsidR="009C0404">
          <w:t>, c</w:t>
        </w:r>
      </w:ins>
      <w:del w:id="23" w:author="CK NTU" w:date="2021-08-10T15:51:00Z">
        <w:r w:rsidR="00700621" w:rsidRPr="00700621" w:rsidDel="009C0404">
          <w:rPr>
            <w:rFonts w:hint="eastAsia"/>
          </w:rPr>
          <w:delText>C</w:delText>
        </w:r>
      </w:del>
      <w:r w:rsidR="00700621" w:rsidRPr="00700621">
        <w:t>arbon and nitrogen</w:t>
      </w:r>
      <w:r w:rsidR="00700621" w:rsidRPr="00700621">
        <w:rPr>
          <w:rFonts w:hint="eastAsia"/>
        </w:rPr>
        <w:t xml:space="preserve"> c</w:t>
      </w:r>
      <w:r w:rsidR="00190C3D" w:rsidRPr="00700621">
        <w:t>oncentration dependencies</w:t>
      </w:r>
      <w:r w:rsidR="00700621" w:rsidRPr="00700621">
        <w:rPr>
          <w:rFonts w:hint="eastAsia"/>
        </w:rPr>
        <w:t xml:space="preserve"> </w:t>
      </w:r>
      <w:r w:rsidR="00190C3D" w:rsidRPr="00700621">
        <w:t xml:space="preserve">as well as </w:t>
      </w:r>
      <w:r w:rsidR="00190C3D" w:rsidRPr="00700621">
        <w:rPr>
          <w:rFonts w:hint="eastAsia"/>
        </w:rPr>
        <w:t xml:space="preserve">the </w:t>
      </w:r>
      <w:r w:rsidR="00700621" w:rsidRPr="00700621">
        <w:t>residual</w:t>
      </w:r>
      <w:r w:rsidR="00700621" w:rsidRPr="00700621">
        <w:rPr>
          <w:rFonts w:hint="eastAsia"/>
        </w:rPr>
        <w:t>/</w:t>
      </w:r>
      <w:r w:rsidR="00190C3D" w:rsidRPr="00700621">
        <w:t>process error</w:t>
      </w:r>
      <w:r w:rsidR="00190C3D" w:rsidRPr="00700621">
        <w:rPr>
          <w:rFonts w:hint="eastAsia"/>
        </w:rPr>
        <w:t>s</w:t>
      </w:r>
      <w:r w:rsidR="00190C3D" w:rsidRPr="00700621">
        <w:t xml:space="preserve"> </w:t>
      </w:r>
      <w:r w:rsidR="00700621" w:rsidRPr="00700621">
        <w:rPr>
          <w:rFonts w:hint="eastAsia"/>
        </w:rPr>
        <w:t>were</w:t>
      </w:r>
      <w:r w:rsidR="00190C3D" w:rsidRPr="00700621">
        <w:rPr>
          <w:rFonts w:hint="eastAsia"/>
        </w:rPr>
        <w:t xml:space="preserve"> </w:t>
      </w:r>
      <w:r w:rsidR="00190C3D" w:rsidRPr="00700621">
        <w:t xml:space="preserve">incorporated </w:t>
      </w:r>
      <w:del w:id="24" w:author="CK NTU" w:date="2021-08-10T15:51:00Z">
        <w:r w:rsidR="00190C3D" w:rsidRPr="00700621" w:rsidDel="009C0404">
          <w:rPr>
            <w:rFonts w:hint="eastAsia"/>
          </w:rPr>
          <w:delText xml:space="preserve">to </w:delText>
        </w:r>
        <w:r w:rsidR="00190C3D" w:rsidRPr="00700621" w:rsidDel="009C0404">
          <w:delText>improve model estimates</w:delText>
        </w:r>
        <w:r w:rsidR="00700621" w:rsidRPr="00700621" w:rsidDel="009C0404">
          <w:rPr>
            <w:rFonts w:hint="eastAsia"/>
          </w:rPr>
          <w:delText xml:space="preserve"> </w:delText>
        </w:r>
      </w:del>
      <w:r w:rsidR="00F17792"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F17792" w:rsidRPr="00700621">
        <w:fldChar w:fldCharType="separate"/>
      </w:r>
      <w:r w:rsidR="00700621" w:rsidRPr="00700621">
        <w:rPr>
          <w:noProof/>
        </w:rPr>
        <w:t>(Phillips and Koch 2002, Stock and Semmens 2016)</w:t>
      </w:r>
      <w:r w:rsidR="00F17792" w:rsidRPr="00700621">
        <w:fldChar w:fldCharType="end"/>
      </w:r>
      <w:r w:rsidR="00190C3D" w:rsidRPr="00700621">
        <w:t>.</w:t>
      </w:r>
      <w:r w:rsidR="00190C3D" w:rsidRPr="00700621">
        <w:rPr>
          <w:rFonts w:hint="eastAsia"/>
        </w:rPr>
        <w:t xml:space="preserve"> Trophic </w:t>
      </w:r>
      <w:r w:rsidR="00190C3D" w:rsidRPr="00700621">
        <w:t>discrimination</w:t>
      </w:r>
      <w:r w:rsidR="00190C3D" w:rsidRPr="00700621">
        <w:rPr>
          <w:rFonts w:hint="eastAsia"/>
        </w:rPr>
        <w:t xml:space="preserve"> factors (</w:t>
      </w:r>
      <w:r w:rsidR="00190C3D" w:rsidRPr="00700621">
        <w:t>TDFs</w:t>
      </w:r>
      <w:r w:rsidR="00190C3D" w:rsidRPr="00700621">
        <w:rPr>
          <w:rFonts w:hint="eastAsia"/>
        </w:rPr>
        <w:t>)</w:t>
      </w:r>
      <w:r w:rsidR="00190C3D" w:rsidRPr="00700621">
        <w:t xml:space="preserve"> were estimated from the diet-dependent discrimination equation</w:t>
      </w:r>
      <w:r w:rsidR="00700621" w:rsidRPr="00700621">
        <w:t xml:space="preserve"> proposed by</w:t>
      </w:r>
      <w:r w:rsidR="00700621" w:rsidRPr="00700621">
        <w:rPr>
          <w:rFonts w:hint="eastAsia"/>
        </w:rPr>
        <w:t xml:space="preserve"> </w:t>
      </w:r>
      <w:r w:rsidR="00F17792"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F17792" w:rsidRPr="009027A8">
        <w:fldChar w:fldCharType="separate"/>
      </w:r>
      <w:r w:rsidR="00700621" w:rsidRPr="009027A8">
        <w:rPr>
          <w:noProof/>
        </w:rPr>
        <w:t>Caut et al. (2009)</w:t>
      </w:r>
      <w:r w:rsidR="00F17792" w:rsidRPr="009027A8">
        <w:fldChar w:fldCharType="end"/>
      </w:r>
      <w:r w:rsidR="00700621" w:rsidRPr="009027A8">
        <w:rPr>
          <w:rFonts w:hint="eastAsia"/>
        </w:rPr>
        <w:t>.</w:t>
      </w:r>
      <w:r w:rsidR="009027A8" w:rsidRPr="009027A8">
        <w:rPr>
          <w:rFonts w:hint="eastAsia"/>
        </w:rPr>
        <w:t xml:space="preserve"> </w:t>
      </w:r>
      <w:ins w:id="25" w:author="CK NTU" w:date="2021-08-10T16:01:00Z">
        <w:r w:rsidR="005B6FB1">
          <w:t>We ran t</w:t>
        </w:r>
      </w:ins>
      <w:del w:id="26" w:author="CK NTU" w:date="2021-08-10T16:01:00Z">
        <w:r w:rsidR="009027A8" w:rsidRPr="009027A8" w:rsidDel="005B6FB1">
          <w:rPr>
            <w:rFonts w:hint="eastAsia"/>
          </w:rPr>
          <w:delText>T</w:delText>
        </w:r>
      </w:del>
      <w:r w:rsidR="00190C3D" w:rsidRPr="009027A8">
        <w:t>hree Markov Chain Monte Carlo (MCMC) chains</w:t>
      </w:r>
      <w:del w:id="27" w:author="CK NTU" w:date="2021-08-10T16:01:00Z">
        <w:r w:rsidR="009027A8" w:rsidRPr="009027A8" w:rsidDel="005B6FB1">
          <w:rPr>
            <w:rFonts w:hint="eastAsia"/>
          </w:rPr>
          <w:delText xml:space="preserve"> were run in the model</w:delText>
        </w:r>
      </w:del>
      <w:r w:rsidR="00190C3D" w:rsidRPr="009027A8">
        <w:t>, each with 50,000 iterations and a burn-in number of 25,000</w:t>
      </w:r>
      <w:r w:rsidR="009027A8" w:rsidRPr="009027A8">
        <w:rPr>
          <w:rFonts w:hint="eastAsia"/>
        </w:rPr>
        <w:t>,</w:t>
      </w:r>
      <w:r w:rsidR="00190C3D" w:rsidRPr="009027A8">
        <w:t xml:space="preserve"> </w:t>
      </w:r>
      <w:r w:rsidR="00190C3D" w:rsidRPr="009027A8">
        <w:rPr>
          <w:rFonts w:hint="eastAsia"/>
        </w:rPr>
        <w:t>along with</w:t>
      </w:r>
      <w:r w:rsidR="00190C3D" w:rsidRPr="009027A8">
        <w:t xml:space="preserve"> a</w:t>
      </w:r>
      <w:r w:rsidR="00190C3D" w:rsidRPr="009027A8">
        <w:rPr>
          <w:rFonts w:hint="eastAsia"/>
        </w:rPr>
        <w:t xml:space="preserve"> </w:t>
      </w:r>
      <w:r w:rsidR="00190C3D" w:rsidRPr="009027A8">
        <w:t>non-informative Dirichlet prior.</w:t>
      </w:r>
      <w:r w:rsidR="00190C3D" w:rsidRPr="009027A8">
        <w:rPr>
          <w:rFonts w:hint="eastAsia"/>
        </w:rPr>
        <w:t xml:space="preserve"> C</w:t>
      </w:r>
      <w:r w:rsidR="00190C3D" w:rsidRPr="009027A8">
        <w:t>hain convergence</w:t>
      </w:r>
      <w:r w:rsidR="00190C3D" w:rsidRPr="009027A8">
        <w:rPr>
          <w:rFonts w:hint="eastAsia"/>
        </w:rPr>
        <w:t xml:space="preserve"> was assessed via </w:t>
      </w:r>
      <w:r w:rsidR="00190C3D" w:rsidRPr="009027A8">
        <w:t xml:space="preserve">Gelman-Rubin and Geweke </w:t>
      </w:r>
      <w:r w:rsidR="00190C3D" w:rsidRPr="009027A8">
        <w:rPr>
          <w:rFonts w:hint="eastAsia"/>
        </w:rPr>
        <w:t xml:space="preserve">diagnostics. </w:t>
      </w:r>
      <w:r w:rsidR="00190C3D" w:rsidRPr="009027A8">
        <w:t>Bayesian posterior mean estimates</w:t>
      </w:r>
      <w:ins w:id="28" w:author="CK NTU" w:date="2021-08-10T16:02:00Z">
        <w:r w:rsidR="005B6FB1">
          <w:t xml:space="preserve"> </w:t>
        </w:r>
      </w:ins>
      <w:ins w:id="29" w:author="CK NTU" w:date="2021-08-10T16:03:00Z">
        <w:r w:rsidR="005B6FB1">
          <w:t>of</w:t>
        </w:r>
      </w:ins>
      <w:ins w:id="30" w:author="CK NTU" w:date="2021-08-10T16:02:00Z">
        <w:r w:rsidR="005B6FB1">
          <w:t xml:space="preserve"> diet compositions</w:t>
        </w:r>
      </w:ins>
      <w:ins w:id="31" w:author="CK NTU" w:date="2021-08-10T16:03:00Z">
        <w:r w:rsidR="005B6FB1">
          <w:t xml:space="preserve"> (fo</w:t>
        </w:r>
      </w:ins>
      <w:ins w:id="32" w:author="CK NTU" w:date="2021-08-10T16:04:00Z">
        <w:r w:rsidR="005B6FB1">
          <w:t>r each farm-year-stage combination)</w:t>
        </w:r>
      </w:ins>
      <w:r w:rsidR="00190C3D" w:rsidRPr="009027A8">
        <w:t xml:space="preserve"> were</w:t>
      </w:r>
      <w:r w:rsidR="00CC4B85">
        <w:t xml:space="preserve"> extracted for further analysis</w:t>
      </w:r>
      <w:r w:rsidR="00CC4B85">
        <w:rPr>
          <w:rFonts w:hint="eastAsia"/>
        </w:rPr>
        <w:t>.</w:t>
      </w:r>
    </w:p>
    <w:p w:rsidR="00760090" w:rsidRDefault="00760090" w:rsidP="00A70F07">
      <w:pPr>
        <w:rPr>
          <w:ins w:id="33" w:author="CK NTU" w:date="2021-08-10T14:55:00Z"/>
        </w:rPr>
      </w:pPr>
    </w:p>
    <w:p w:rsidR="00A70F07" w:rsidRPr="00BC1B86" w:rsidRDefault="00CC4B85" w:rsidP="00A70F07">
      <w:r w:rsidRPr="00CC4B85">
        <w:rPr>
          <w:rFonts w:hint="eastAsia"/>
        </w:rPr>
        <w:t>To examine how</w:t>
      </w:r>
      <w:r w:rsidR="00190C3D" w:rsidRPr="00CC4B85">
        <w:t xml:space="preserve"> </w:t>
      </w:r>
      <w:ins w:id="34" w:author="CK NTU" w:date="2021-08-10T16:12:00Z">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ins>
      <w:del w:id="35" w:author="CK NTU" w:date="2021-08-10T16:12:00Z">
        <w:r w:rsidRPr="00CC4B85" w:rsidDel="009A5621">
          <w:delText>various</w:delText>
        </w:r>
        <w:r w:rsidRPr="00CC4B85" w:rsidDel="009A5621">
          <w:rPr>
            <w:rFonts w:hint="eastAsia"/>
          </w:rPr>
          <w:delText xml:space="preserve"> factors</w:delText>
        </w:r>
      </w:del>
      <w:r w:rsidRPr="00CC4B85">
        <w:rPr>
          <w:rFonts w:hint="eastAsia"/>
        </w:rPr>
        <w:t xml:space="preserve"> may </w:t>
      </w:r>
      <w:r w:rsidRPr="00CC4B85">
        <w:t>affect</w:t>
      </w:r>
      <w:r w:rsidRPr="00CC4B85">
        <w:rPr>
          <w:rFonts w:hint="eastAsia"/>
        </w:rPr>
        <w:t xml:space="preserve"> the pest consumption by predators, we </w:t>
      </w:r>
      <w:r>
        <w:rPr>
          <w:rFonts w:hint="eastAsia"/>
        </w:rPr>
        <w:t xml:space="preserve">first </w:t>
      </w:r>
      <w:r w:rsidRPr="00CC4B85">
        <w:t>fit beta regression model</w:t>
      </w:r>
      <w:r w:rsidRPr="00CC4B85">
        <w:rPr>
          <w:rFonts w:hint="eastAsia"/>
        </w:rPr>
        <w:t>s</w:t>
      </w:r>
      <w:r w:rsidRPr="00CC4B85">
        <w:t xml:space="preserve"> with </w:t>
      </w:r>
      <w:r w:rsidRPr="00CC4B85">
        <w:rPr>
          <w:rFonts w:hint="eastAsia"/>
        </w:rPr>
        <w:t xml:space="preserve">year, </w:t>
      </w:r>
      <w:r w:rsidRPr="00CC4B85">
        <w:t>farm type, crop stage,</w:t>
      </w:r>
      <w:r w:rsidRPr="00CC4B85">
        <w:rPr>
          <w:rFonts w:hint="eastAsia"/>
        </w:rPr>
        <w:t xml:space="preserve"> p</w:t>
      </w:r>
      <w:r w:rsidRPr="00CC4B85">
        <w:t>ercent forest cover</w:t>
      </w:r>
      <w:r w:rsidRPr="00CC4B85">
        <w:rPr>
          <w:rFonts w:hint="eastAsia"/>
        </w:rPr>
        <w:t>, and</w:t>
      </w:r>
      <w:r w:rsidRPr="00CC4B85">
        <w:t xml:space="preserve"> the relative abundance of rice herbivores as fixed effects</w:t>
      </w:r>
      <w:r w:rsidR="00A8217C">
        <w:rPr>
          <w:rFonts w:hint="eastAsia"/>
        </w:rPr>
        <w:t xml:space="preserve"> without interactions </w:t>
      </w:r>
      <w:r w:rsidRPr="00CC4B85">
        <w:rPr>
          <w:rFonts w:hint="eastAsia"/>
        </w:rPr>
        <w:t>and the proportion of rice herbivores consumed in predators</w:t>
      </w:r>
      <w:r w:rsidRPr="00CC4B85">
        <w:t>’</w:t>
      </w:r>
      <w:r w:rsidRPr="00CC4B85">
        <w:rPr>
          <w:rFonts w:hint="eastAsia"/>
        </w:rPr>
        <w:t xml:space="preserve"> diet </w:t>
      </w:r>
      <w:r w:rsidRPr="00CC4B85">
        <w:t>as the response</w:t>
      </w:r>
      <w:ins w:id="36" w:author="CK NTU" w:date="2021-08-10T16:14:00Z">
        <w:r w:rsidR="009A5621">
          <w:t xml:space="preserve"> variable</w:t>
        </w:r>
      </w:ins>
      <w:r w:rsidRPr="00CC4B85">
        <w:t xml:space="preserve"> using the </w:t>
      </w:r>
      <w:r w:rsidRPr="00CC4B85">
        <w:rPr>
          <w:rFonts w:hint="eastAsia"/>
        </w:rPr>
        <w:t xml:space="preserve">R </w:t>
      </w:r>
      <w:r>
        <w:t xml:space="preserve">betareg package </w:t>
      </w:r>
      <w:r w:rsidR="00F17792">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F17792">
        <w:fldChar w:fldCharType="separate"/>
      </w:r>
      <w:r>
        <w:rPr>
          <w:noProof/>
        </w:rPr>
        <w:t>(Zeileis et al. 2016)</w:t>
      </w:r>
      <w:r w:rsidR="00F17792">
        <w:fldChar w:fldCharType="end"/>
      </w:r>
      <w:r w:rsidRPr="00CC4B85">
        <w:t>.</w:t>
      </w:r>
      <w:r>
        <w:rPr>
          <w:rFonts w:hint="eastAsia"/>
        </w:rPr>
        <w:t xml:space="preserve"> </w:t>
      </w:r>
      <w:r w:rsidR="00A8217C">
        <w:rPr>
          <w:rFonts w:hint="eastAsia"/>
        </w:rPr>
        <w:t xml:space="preserve">We then refit the first model by adding the interaction terms among all the significant factors </w:t>
      </w:r>
      <w:del w:id="37" w:author="CK NTU" w:date="2021-08-10T16:33:00Z">
        <w:r w:rsidR="00A8217C" w:rsidDel="00AB307C">
          <w:rPr>
            <w:rFonts w:hint="eastAsia"/>
          </w:rPr>
          <w:delText>as</w:delText>
        </w:r>
      </w:del>
      <w:ins w:id="38" w:author="CK NTU" w:date="2021-08-10T16:33:00Z">
        <w:r w:rsidR="00AB307C">
          <w:t>to create</w:t>
        </w:r>
      </w:ins>
      <w:r w:rsidR="00A8217C">
        <w:rPr>
          <w:rFonts w:hint="eastAsia"/>
        </w:rPr>
        <w:t xml:space="preserve"> the final model. </w:t>
      </w:r>
      <w:moveToRangeStart w:id="39" w:author="CK NTU" w:date="2021-08-10T16:36:00Z" w:name="move79499764"/>
      <w:moveTo w:id="40" w:author="CK NTU" w:date="2021-08-10T16:36:00Z">
        <w:del w:id="41" w:author="CK NTU" w:date="2021-08-10T16:42:00Z">
          <w:r w:rsidR="000F14D4" w:rsidDel="007E7382">
            <w:rPr>
              <w:rFonts w:hint="eastAsia"/>
            </w:rPr>
            <w:delText xml:space="preserve">The </w:delText>
          </w:r>
          <w:r w:rsidR="000F14D4" w:rsidRPr="00C5025E" w:rsidDel="007E7382">
            <w:rPr>
              <w:rFonts w:hint="eastAsia"/>
            </w:rPr>
            <w:delText>percent forest cover</w:delText>
          </w:r>
          <w:r w:rsidR="000F14D4" w:rsidDel="007E7382">
            <w:rPr>
              <w:rFonts w:hint="eastAsia"/>
            </w:rPr>
            <w:delText xml:space="preserve"> around each study farm was estimated from </w:delText>
          </w:r>
          <w:r w:rsidR="000F14D4" w:rsidDel="007E7382">
            <w:delText>Google Earth</w:delText>
          </w:r>
          <w:r w:rsidR="000F14D4" w:rsidRPr="00830253" w:rsidDel="007E7382">
            <w:delText xml:space="preserve"> images</w:delText>
          </w:r>
          <w:r w:rsidR="000F14D4" w:rsidDel="007E7382">
            <w:rPr>
              <w:rFonts w:hint="eastAsia"/>
            </w:rPr>
            <w:delText xml:space="preserve"> by manually delimiting the forested areas </w:delText>
          </w:r>
          <w:r w:rsidR="000F14D4" w:rsidRPr="00C5025E" w:rsidDel="007E7382">
            <w:delText>within</w:delText>
          </w:r>
          <w:r w:rsidR="000F14D4" w:rsidRPr="00C5025E" w:rsidDel="007E7382">
            <w:rPr>
              <w:rFonts w:hint="eastAsia"/>
            </w:rPr>
            <w:delText xml:space="preserve"> a 1-km radius buffer</w:delText>
          </w:r>
          <w:r w:rsidR="000F14D4" w:rsidDel="007E7382">
            <w:rPr>
              <w:rFonts w:hint="eastAsia"/>
            </w:rPr>
            <w:delText xml:space="preserve"> </w:delText>
          </w:r>
          <w:r w:rsidR="000F14D4" w:rsidRPr="00C5025E" w:rsidDel="007E7382">
            <w:rPr>
              <w:rFonts w:hint="eastAsia"/>
            </w:rPr>
            <w:delText>surrounding</w:delText>
          </w:r>
          <w:r w:rsidR="000F14D4" w:rsidDel="007E7382">
            <w:rPr>
              <w:rFonts w:hint="eastAsia"/>
            </w:rPr>
            <w:delText xml:space="preserve"> the farm and computing the fraction of these areas in the buffer zone.</w:delText>
          </w:r>
        </w:del>
      </w:moveTo>
      <w:moveToRangeEnd w:id="39"/>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ins w:id="42" w:author="CK NTU" w:date="2021-08-10T16:29:00Z">
        <w:r w:rsidR="00AB307C">
          <w:t>,</w:t>
        </w:r>
      </w:ins>
      <w:r w:rsidR="00190C3D" w:rsidRPr="00FA796C">
        <w:rPr>
          <w:rFonts w:hint="eastAsia"/>
        </w:rPr>
        <w:t xml:space="preserve"> and the significance of factor terms were then analyzed by a </w:t>
      </w:r>
      <w:r w:rsidR="00190C3D" w:rsidRPr="00FA796C">
        <w:t xml:space="preserve">two-way </w:t>
      </w:r>
      <w:r w:rsidR="00190C3D" w:rsidRPr="00FA796C">
        <w:lastRenderedPageBreak/>
        <w:t>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“Anova” function in the</w:t>
      </w:r>
      <w:r w:rsidR="00190C3D" w:rsidRPr="00FA796C">
        <w:rPr>
          <w:rFonts w:hint="eastAsia"/>
        </w:rPr>
        <w:t xml:space="preserve"> R</w:t>
      </w:r>
      <w:r w:rsidRPr="00FA796C">
        <w:t xml:space="preserve"> car package </w:t>
      </w:r>
      <w:r w:rsidR="00F17792" w:rsidRPr="00FA796C">
        <w:fldChar w:fldCharType="begin"/>
      </w:r>
      <w:r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F17792" w:rsidRPr="00FA796C">
        <w:fldChar w:fldCharType="separate"/>
      </w:r>
      <w:r w:rsidRPr="00FA796C">
        <w:rPr>
          <w:noProof/>
        </w:rPr>
        <w:t>(Fox and Weisberg 2018)</w:t>
      </w:r>
      <w:r w:rsidR="00F17792"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“cld” function in the</w:t>
      </w:r>
      <w:r w:rsidR="00190C3D" w:rsidRPr="00BC1B86">
        <w:rPr>
          <w:rFonts w:hint="eastAsia"/>
        </w:rPr>
        <w:t xml:space="preserve"> R</w:t>
      </w:r>
      <w:r w:rsidR="00FA796C" w:rsidRPr="00BC1B86">
        <w:t xml:space="preserve"> emmeans package </w:t>
      </w:r>
      <w:r w:rsidR="00F17792"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F17792" w:rsidRPr="00BC1B86">
        <w:fldChar w:fldCharType="separate"/>
      </w:r>
      <w:r w:rsidR="00FA796C" w:rsidRPr="00BC1B86">
        <w:rPr>
          <w:noProof/>
        </w:rPr>
        <w:t>(Lenth and Lenth 2018)</w:t>
      </w:r>
      <w:r w:rsidR="00F17792" w:rsidRPr="00BC1B86">
        <w:fldChar w:fldCharType="end"/>
      </w:r>
      <w:r w:rsidR="00190C3D" w:rsidRPr="00BC1B86">
        <w:t>.</w:t>
      </w:r>
      <w:r w:rsidR="00190C3D" w:rsidRPr="00BC1B86">
        <w:rPr>
          <w:rFonts w:hint="eastAsia"/>
        </w:rPr>
        <w:t xml:space="preserve"> </w:t>
      </w:r>
      <w:ins w:id="43" w:author="CK NTU" w:date="2021-08-10T16:44:00Z">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ins>
      <w:r w:rsidR="00D42177" w:rsidRPr="00BC1B86">
        <w:rPr>
          <w:rFonts w:hint="eastAsia"/>
        </w:rPr>
        <w:t>Because s</w:t>
      </w:r>
      <w:r w:rsidR="00A70F07" w:rsidRPr="00BC1B86">
        <w:rPr>
          <w:rFonts w:hint="eastAsia"/>
        </w:rPr>
        <w:t xml:space="preserve">piders and ladybeetles were the </w:t>
      </w:r>
      <w:del w:id="44" w:author="CK NTU" w:date="2021-08-10T16:46:00Z">
        <w:r w:rsidR="00A70F07" w:rsidRPr="00BC1B86" w:rsidDel="00DA1314">
          <w:rPr>
            <w:rFonts w:hint="eastAsia"/>
          </w:rPr>
          <w:delText xml:space="preserve">two </w:delText>
        </w:r>
      </w:del>
      <w:r w:rsidR="00A70F07" w:rsidRPr="00BC1B86">
        <w:rPr>
          <w:rFonts w:hint="eastAsia"/>
        </w:rPr>
        <w:t>most abundant</w:t>
      </w:r>
      <w:r w:rsidR="00D42177" w:rsidRPr="00BC1B86">
        <w:rPr>
          <w:rFonts w:hint="eastAsia"/>
        </w:rPr>
        <w:t xml:space="preserve"> generalist predator</w:t>
      </w:r>
      <w:r w:rsidR="00A70F07" w:rsidRPr="00BC1B86">
        <w:rPr>
          <w:rFonts w:hint="eastAsia"/>
        </w:rPr>
        <w:t xml:space="preserve"> groups in our </w:t>
      </w:r>
      <w:ins w:id="45" w:author="CK NTU" w:date="2021-08-10T16:48:00Z">
        <w:r w:rsidR="00DA1314">
          <w:t>agro-eco</w:t>
        </w:r>
      </w:ins>
      <w:r w:rsidR="00A70F07" w:rsidRPr="00BC1B86">
        <w:rPr>
          <w:rFonts w:hint="eastAsia"/>
        </w:rPr>
        <w:t xml:space="preserve">system and </w:t>
      </w:r>
      <w:del w:id="46" w:author="CK NTU" w:date="2021-08-10T16:46:00Z">
        <w:r w:rsidR="00A70F07" w:rsidRPr="00BC1B86" w:rsidDel="00DA1314">
          <w:rPr>
            <w:rFonts w:hint="eastAsia"/>
          </w:rPr>
          <w:delText>they</w:delText>
        </w:r>
        <w:r w:rsidR="00D42177" w:rsidRPr="00BC1B86" w:rsidDel="00DA1314">
          <w:rPr>
            <w:rFonts w:hint="eastAsia"/>
          </w:rPr>
          <w:delText xml:space="preserve"> </w:delText>
        </w:r>
      </w:del>
      <w:r w:rsidR="00D42177" w:rsidRPr="00BC1B86">
        <w:rPr>
          <w:rFonts w:hint="eastAsia"/>
        </w:rPr>
        <w:t>exhibit</w:t>
      </w:r>
      <w:ins w:id="47" w:author="CK NTU" w:date="2021-08-10T16:46:00Z">
        <w:r w:rsidR="00DA1314">
          <w:t>ed</w:t>
        </w:r>
      </w:ins>
      <w:r w:rsidR="00D42177" w:rsidRPr="00BC1B86">
        <w:rPr>
          <w:rFonts w:hint="eastAsia"/>
        </w:rPr>
        <w:t xml:space="preserve"> 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F17792" w:rsidRPr="00BC1B86">
        <w:fldChar w:fldCharType="begin"/>
      </w:r>
      <w:r w:rsidR="009E0C60" w:rsidRPr="00BC1B86">
        <w:instrText xml:space="preserve"> ADDIN EN.CITE &lt;EndNote&gt;&lt;Cite&gt;&lt;Author&gt;R Core Team&lt;/Author&gt;&lt;Year&gt;2020&lt;/Year&gt;&lt;RecNum&gt;53&lt;/RecNum&gt;&lt;DisplayText&gt;(R Core Team 2020)&lt;/DisplayText&gt;&lt;record&gt;&lt;rec-number&gt;53&lt;/rec-number&gt;&lt;foreign-keys&gt;&lt;key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Austria&lt;/full-title&gt;&lt;/periodical&gt;&lt;dates&gt;&lt;year&gt;2020&lt;/year&gt;&lt;/dates&gt;&lt;urls&gt;&lt;/urls&gt;&lt;/record&gt;&lt;/Cite&gt;&lt;/EndNote&gt;</w:instrText>
      </w:r>
      <w:r w:rsidR="00F17792" w:rsidRPr="00BC1B86">
        <w:fldChar w:fldCharType="separate"/>
      </w:r>
      <w:r w:rsidR="009E0C60" w:rsidRPr="00BC1B86">
        <w:rPr>
          <w:noProof/>
        </w:rPr>
        <w:t>(R Core Team 2020)</w:t>
      </w:r>
      <w:r w:rsidR="00F17792" w:rsidRPr="00BC1B86">
        <w:fldChar w:fldCharType="end"/>
      </w:r>
      <w:r w:rsidR="00BC1B86" w:rsidRPr="00BC1B86">
        <w:rPr>
          <w:rFonts w:hint="eastAsia"/>
        </w:rPr>
        <w:t>.</w:t>
      </w: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tillering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lastRenderedPageBreak/>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r w:rsidR="00956D19" w:rsidRPr="009905DD">
        <w:rPr>
          <w:rFonts w:hint="eastAsia"/>
        </w:rPr>
        <w:t>tillering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(tillering)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4F10D2" w:rsidRPr="00934F5F">
        <w:t xml:space="preserve"> in in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lastRenderedPageBreak/>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predators in conventional farms consumed higher 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r w:rsidR="007B5D8A" w:rsidRPr="00C5025E">
        <w:rPr>
          <w:rFonts w:hint="eastAsia"/>
        </w:rPr>
        <w:t xml:space="preserve">tillering stage </w:t>
      </w:r>
      <w:r w:rsidR="008D05F1" w:rsidRPr="00C5025E">
        <w:rPr>
          <w:rFonts w:hint="eastAsia"/>
        </w:rPr>
        <w:t>(Tukey</w:t>
      </w:r>
      <w:r w:rsidR="008D05F1" w:rsidRPr="00C5025E">
        <w:t>’</w:t>
      </w:r>
      <w:r w:rsidR="008D05F1" w:rsidRPr="00C5025E">
        <w:rPr>
          <w:rFonts w:hint="eastAsia"/>
        </w:rPr>
        <w:t xml:space="preserve">s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F17792"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F17792" w:rsidRPr="002A5540">
        <w:fldChar w:fldCharType="separate"/>
      </w:r>
      <w:r w:rsidR="00B305E4" w:rsidRPr="002A5540">
        <w:rPr>
          <w:noProof/>
        </w:rPr>
        <w:t>(Rusch et al. 2016)</w:t>
      </w:r>
      <w:r w:rsidR="00F17792"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F17792"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F17792" w:rsidRPr="002A5540">
        <w:fldChar w:fldCharType="separate"/>
      </w:r>
      <w:r w:rsidR="00B305E4" w:rsidRPr="002A5540">
        <w:rPr>
          <w:noProof/>
        </w:rPr>
        <w:t>Karp et al. (2018)</w:t>
      </w:r>
      <w:r w:rsidR="00F17792"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 xml:space="preserve">Furthermore, the proportion of </w:t>
      </w:r>
      <w:r w:rsidR="006754DF" w:rsidRPr="00810104">
        <w:lastRenderedPageBreak/>
        <w:t>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Pr="00DA624C" w:rsidRDefault="002D6718" w:rsidP="00192B6D">
      <w:pPr>
        <w:jc w:val="center"/>
      </w:pPr>
      <w:r w:rsidRPr="00DA624C">
        <w:rPr>
          <w:noProof/>
        </w:rPr>
        <w:lastRenderedPageBreak/>
        <w:drawing>
          <wp:inline distT="0" distB="0" distL="0" distR="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D75A61" w:rsidRDefault="00C71213" w:rsidP="004433AA">
      <w:pPr>
        <w:rPr>
          <w:sz w:val="24"/>
        </w:rPr>
      </w:pPr>
      <w:r w:rsidRPr="00DA624C">
        <w:rPr>
          <w:rFonts w:hint="eastAsia"/>
          <w:sz w:val="24"/>
        </w:rPr>
        <w:t>Figure 1.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detritivores)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from the Bayesian stable isoto</w:t>
      </w:r>
      <w:r w:rsidR="000B2BD9">
        <w:rPr>
          <w:rFonts w:hint="eastAsia"/>
          <w:sz w:val="24"/>
        </w:rPr>
        <w:t>pe mixing models averaged over</w:t>
      </w:r>
      <w:r w:rsidR="006220FD" w:rsidRPr="00DA624C">
        <w:rPr>
          <w:rFonts w:hint="eastAsia"/>
          <w:sz w:val="24"/>
        </w:rPr>
        <w:t xml:space="preserve"> </w:t>
      </w:r>
      <w:r w:rsidR="000B2BD9">
        <w:rPr>
          <w:rFonts w:hint="eastAsia"/>
          <w:sz w:val="24"/>
        </w:rPr>
        <w:t>all replicate farms and across</w:t>
      </w:r>
      <w:r w:rsidR="00F64C76" w:rsidRPr="00DA624C">
        <w:rPr>
          <w:rFonts w:hint="eastAsia"/>
          <w:sz w:val="24"/>
        </w:rPr>
        <w:t xml:space="preserve"> </w:t>
      </w:r>
      <w:r w:rsidR="006220FD" w:rsidRPr="00DA624C">
        <w:rPr>
          <w:rFonts w:hint="eastAsia"/>
          <w:sz w:val="24"/>
        </w:rPr>
        <w:t>three study years.</w:t>
      </w:r>
    </w:p>
    <w:p w:rsidR="007B2F15" w:rsidRPr="00DA624C" w:rsidRDefault="007B2F15" w:rsidP="004433AA">
      <w:pPr>
        <w:rPr>
          <w:sz w:val="24"/>
        </w:rPr>
      </w:pPr>
    </w:p>
    <w:p w:rsidR="00D75A61" w:rsidRDefault="00000A40" w:rsidP="004433AA">
      <w:pPr>
        <w:jc w:val="center"/>
      </w:pPr>
      <w:r w:rsidRPr="00A62E42">
        <w:rPr>
          <w:noProof/>
        </w:rPr>
        <w:lastRenderedPageBreak/>
        <w:drawing>
          <wp:inline distT="0" distB="0" distL="0" distR="0">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000A40" w:rsidRPr="00A62E42" w:rsidRDefault="00343D11" w:rsidP="004433AA">
      <w:pPr>
        <w:rPr>
          <w:sz w:val="24"/>
        </w:rPr>
      </w:pPr>
      <w:r>
        <w:rPr>
          <w:rFonts w:hint="eastAsia"/>
          <w:sz w:val="24"/>
        </w:rPr>
        <w:t>Figure 2.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(a) All predators as a whole</w:t>
      </w:r>
      <w:r w:rsidR="00E92808">
        <w:rPr>
          <w:rFonts w:hint="eastAsia"/>
          <w:sz w:val="24"/>
        </w:rPr>
        <w:t xml:space="preserve"> feeding</w:t>
      </w:r>
      <w:r w:rsidR="00E45150" w:rsidRPr="00A62E42">
        <w:rPr>
          <w:rFonts w:hint="eastAsia"/>
          <w:sz w:val="24"/>
        </w:rPr>
        <w:t xml:space="preserve"> guild; (b) spiders only; (c) ladybeetles only.</w:t>
      </w:r>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rsidR="004923AD" w:rsidRPr="00DD4D76" w:rsidRDefault="004923AD" w:rsidP="004433AA">
      <w:pPr>
        <w:rPr>
          <w:b/>
          <w:color w:val="FF0000"/>
        </w:rPr>
      </w:pPr>
    </w:p>
    <w:p w:rsidR="00D75A61" w:rsidRDefault="00D75A61" w:rsidP="004433AA">
      <w:pPr>
        <w:rPr>
          <w:b/>
          <w:color w:val="FF0000"/>
        </w:rPr>
      </w:pPr>
    </w:p>
    <w:p w:rsidR="00D75A61" w:rsidRDefault="00D75A61" w:rsidP="004433AA">
      <w:pPr>
        <w:rPr>
          <w:b/>
          <w:color w:val="FF0000"/>
        </w:rPr>
      </w:pPr>
    </w:p>
    <w:p w:rsidR="00D75A61" w:rsidRDefault="00D75A61" w:rsidP="004433AA">
      <w:pPr>
        <w:rPr>
          <w:b/>
          <w:color w:val="FF0000"/>
        </w:rPr>
      </w:pPr>
    </w:p>
    <w:p w:rsidR="00AC6E9B" w:rsidRDefault="00AC6E9B" w:rsidP="00AC6E9B">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6E3C1B" w:rsidRPr="005325F6" w:rsidRDefault="006E3C1B" w:rsidP="00AC6E9B">
      <w:pPr>
        <w:jc w:val="left"/>
        <w:rPr>
          <w:sz w:val="24"/>
        </w:rPr>
      </w:pPr>
      <w:r w:rsidRPr="005325F6">
        <w:rPr>
          <w:rFonts w:hint="eastAsia"/>
          <w:sz w:val="24"/>
        </w:rPr>
        <w:t>Figure 3. The relative abundances of prey sources in organic and conventional rice farms over crop stages in the three study years</w:t>
      </w:r>
      <w:r w:rsidR="00AA423F" w:rsidRPr="005325F6">
        <w:rPr>
          <w:rFonts w:hint="eastAsia"/>
          <w:sz w:val="24"/>
        </w:rPr>
        <w:t>.</w:t>
      </w:r>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rsidR="00D75A61" w:rsidRDefault="00CB70BA" w:rsidP="004433AA">
      <w:pPr>
        <w:rPr>
          <w:sz w:val="24"/>
        </w:rPr>
      </w:pPr>
      <w:r w:rsidRPr="00F3478D">
        <w:rPr>
          <w:rFonts w:hint="eastAsia"/>
          <w:sz w:val="24"/>
        </w:rPr>
        <w:lastRenderedPageBreak/>
        <w:t xml:space="preserve">Table 1.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Anova()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F17792">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F17792">
        <w:rPr>
          <w:sz w:val="24"/>
        </w:rPr>
        <w:fldChar w:fldCharType="separate"/>
      </w:r>
      <w:r w:rsidR="00437C53">
        <w:rPr>
          <w:noProof/>
          <w:sz w:val="24"/>
        </w:rPr>
        <w:t>(Fox and Weisberg 2018)</w:t>
      </w:r>
      <w:r w:rsidR="00F17792">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firstRow="1" w:lastRow="0" w:firstColumn="1" w:lastColumn="0" w:noHBand="0" w:noVBand="1"/>
      </w:tblPr>
      <w:tblGrid>
        <w:gridCol w:w="1845"/>
        <w:gridCol w:w="2761"/>
        <w:gridCol w:w="1207"/>
        <w:gridCol w:w="1417"/>
        <w:gridCol w:w="1417"/>
      </w:tblGrid>
      <w:tr w:rsidR="00D92EAF" w:rsidRPr="00377FF3" w:rsidTr="00377FF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b w:val="0"/>
                <w:i/>
                <w:color w:val="auto"/>
                <w:sz w:val="22"/>
              </w:rPr>
              <w:t>d.f.</w:t>
            </w:r>
          </w:p>
        </w:tc>
        <w:tc>
          <w:tcPr>
            <w:tcW w:w="141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0.36</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0.57</w:t>
            </w:r>
          </w:p>
        </w:tc>
      </w:tr>
      <w:tr w:rsidR="00D17F86"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0.15</w:t>
            </w:r>
          </w:p>
        </w:tc>
      </w:tr>
      <w:tr w:rsidR="00BF532B" w:rsidRPr="00377FF3"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cld() from the </w:t>
      </w:r>
      <w:r w:rsidR="001234C0">
        <w:rPr>
          <w:rFonts w:hint="eastAsia"/>
          <w:sz w:val="24"/>
        </w:rPr>
        <w:t xml:space="preserve">R </w:t>
      </w:r>
      <w:r w:rsidR="00566249" w:rsidRPr="00271F6F">
        <w:rPr>
          <w:sz w:val="24"/>
        </w:rPr>
        <w:t xml:space="preserve">“multcomp” package </w:t>
      </w:r>
      <w:r w:rsidR="00F17792"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F17792" w:rsidRPr="00271F6F">
        <w:rPr>
          <w:sz w:val="24"/>
        </w:rPr>
        <w:fldChar w:fldCharType="separate"/>
      </w:r>
      <w:r w:rsidR="00566249" w:rsidRPr="00271F6F">
        <w:rPr>
          <w:noProof/>
          <w:sz w:val="24"/>
        </w:rPr>
        <w:t>(Hothorn et al. 2008)</w:t>
      </w:r>
      <w:r w:rsidR="00F17792"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firstRow="1" w:lastRow="0" w:firstColumn="1" w:lastColumn="0" w:noHBand="0" w:noVBand="1"/>
      </w:tblPr>
      <w:tblGrid>
        <w:gridCol w:w="1689"/>
        <w:gridCol w:w="1745"/>
        <w:gridCol w:w="1940"/>
        <w:gridCol w:w="1601"/>
        <w:gridCol w:w="1601"/>
      </w:tblGrid>
      <w:tr w:rsidR="008A76BE" w:rsidRPr="00DD4D76" w:rsidTr="00D87843">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(tillering,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cld() from the </w:t>
      </w:r>
      <w:r w:rsidR="00D50C50">
        <w:rPr>
          <w:rFonts w:hint="eastAsia"/>
          <w:sz w:val="24"/>
        </w:rPr>
        <w:t xml:space="preserve">R </w:t>
      </w:r>
      <w:r w:rsidRPr="00271F6F">
        <w:rPr>
          <w:sz w:val="24"/>
        </w:rPr>
        <w:t xml:space="preserve">“multcomp” package </w:t>
      </w:r>
      <w:r w:rsidR="00F17792"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F17792" w:rsidRPr="00271F6F">
        <w:rPr>
          <w:sz w:val="24"/>
        </w:rPr>
        <w:fldChar w:fldCharType="separate"/>
      </w:r>
      <w:r w:rsidRPr="00271F6F">
        <w:rPr>
          <w:noProof/>
          <w:sz w:val="24"/>
        </w:rPr>
        <w:t>(Hothorn et al. 2008)</w:t>
      </w:r>
      <w:r w:rsidR="00F17792"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firstRow="1" w:lastRow="0" w:firstColumn="1" w:lastColumn="0" w:noHBand="0" w:noVBand="1"/>
      </w:tblPr>
      <w:tblGrid>
        <w:gridCol w:w="1737"/>
        <w:gridCol w:w="1544"/>
        <w:gridCol w:w="1997"/>
        <w:gridCol w:w="1649"/>
        <w:gridCol w:w="1649"/>
      </w:tblGrid>
      <w:tr w:rsidR="007865EB" w:rsidRPr="00DD4D76" w:rsidTr="00C12421">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Tillering</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firstRow="0" w:lastRow="0" w:firstColumn="0" w:lastColumn="0" w:oddVBand="0" w:evenVBand="0" w:oddHBand="0" w:evenHBand="0" w:firstRowFirstColumn="0" w:firstRowLastColumn="0" w:lastRowFirstColumn="0" w:lastRowLastColumn="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Tillering</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Tillering</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D75A61" w:rsidRDefault="00D42777">
      <w:pPr>
        <w:jc w:val="left"/>
        <w:rPr>
          <w:ins w:id="48" w:author="CK NTU" w:date="2021-08-10T17:03:00Z"/>
          <w:b/>
          <w:color w:val="FF0000"/>
        </w:rPr>
      </w:pPr>
      <w:r w:rsidRPr="0068273F">
        <w:rPr>
          <w:rFonts w:hint="eastAsia"/>
          <w:b/>
          <w:color w:val="FF0000"/>
        </w:rPr>
        <w:lastRenderedPageBreak/>
        <w:t>Discussion</w:t>
      </w:r>
    </w:p>
    <w:p w:rsidR="005C6C11" w:rsidRPr="002D1F15" w:rsidRDefault="005C6C11" w:rsidP="00BE5F45">
      <w:p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Summary of our results</w:t>
      </w:r>
    </w:p>
    <w:p w:rsidR="005C6C11" w:rsidRPr="002D1F15" w:rsidRDefault="009645D4" w:rsidP="00BE5F45">
      <w:pPr>
        <w:pStyle w:val="a3"/>
        <w:numPr>
          <w:ilvl w:val="1"/>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 xml:space="preserve">Check </w:t>
      </w:r>
      <w:r w:rsidR="006E691D" w:rsidRPr="002D1F15">
        <w:rPr>
          <w:rFonts w:ascii="Times New Roman" w:hAnsi="Times New Roman" w:cs="Times New Roman"/>
          <w:color w:val="00B0F0"/>
          <w:sz w:val="24"/>
          <w:szCs w:val="24"/>
        </w:rPr>
        <w:t>our Ecosphere</w:t>
      </w:r>
      <w:r w:rsidR="006E691D">
        <w:rPr>
          <w:rFonts w:ascii="Times New Roman" w:hAnsi="Times New Roman" w:cs="Times New Roman"/>
          <w:color w:val="00B0F0"/>
          <w:sz w:val="24"/>
          <w:szCs w:val="24"/>
        </w:rPr>
        <w:t xml:space="preserve"> for the structure of this paragraph  </w:t>
      </w:r>
    </w:p>
    <w:p w:rsidR="00D62937" w:rsidRPr="002D1F15" w:rsidRDefault="00D62937" w:rsidP="00BE5F45">
      <w:pPr>
        <w:pStyle w:val="a3"/>
        <w:numPr>
          <w:ilvl w:val="1"/>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Generalist predators (e.g., spiders) could be specialist when things matter (during high pest density) (context-dependent specialist)</w:t>
      </w:r>
    </w:p>
    <w:p w:rsidR="009645D4" w:rsidRPr="002D1F15" w:rsidRDefault="00357F27" w:rsidP="00BE5F45">
      <w:p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Consistent d</w:t>
      </w:r>
      <w:r w:rsidR="009645D4" w:rsidRPr="002D1F15">
        <w:rPr>
          <w:rFonts w:ascii="Times New Roman" w:hAnsi="Times New Roman" w:cs="Times New Roman"/>
          <w:color w:val="00B0F0"/>
          <w:sz w:val="24"/>
          <w:szCs w:val="24"/>
        </w:rPr>
        <w:t xml:space="preserve">iet composition </w:t>
      </w:r>
    </w:p>
    <w:p w:rsidR="00D62937" w:rsidRDefault="009645D4" w:rsidP="00BE5F45">
      <w:pPr>
        <w:pStyle w:val="a3"/>
        <w:numPr>
          <w:ilvl w:val="1"/>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Value of this study: Among the first to quantify</w:t>
      </w:r>
      <w:r w:rsidR="00DF08C3" w:rsidRPr="002D1F15">
        <w:rPr>
          <w:rFonts w:ascii="Times New Roman" w:hAnsi="Times New Roman" w:cs="Times New Roman"/>
          <w:color w:val="00B0F0"/>
          <w:sz w:val="24"/>
          <w:szCs w:val="24"/>
        </w:rPr>
        <w:t xml:space="preserve"> over seasons and years</w:t>
      </w:r>
      <w:r w:rsidR="00B72F45" w:rsidRPr="002D1F15">
        <w:rPr>
          <w:rFonts w:ascii="Times New Roman" w:hAnsi="Times New Roman" w:cs="Times New Roman"/>
          <w:color w:val="00B0F0"/>
          <w:sz w:val="24"/>
          <w:szCs w:val="24"/>
        </w:rPr>
        <w:t>,</w:t>
      </w:r>
      <w:r w:rsidR="005C53AA">
        <w:rPr>
          <w:rFonts w:ascii="Times New Roman" w:hAnsi="Times New Roman" w:cs="Times New Roman"/>
          <w:color w:val="00B0F0"/>
          <w:sz w:val="24"/>
          <w:szCs w:val="24"/>
        </w:rPr>
        <w:t xml:space="preserve"> solve a previous GAP puzzle by</w:t>
      </w:r>
      <w:r w:rsidR="00CD7FA7" w:rsidRPr="002D1F15">
        <w:rPr>
          <w:rFonts w:ascii="Times New Roman" w:hAnsi="Times New Roman" w:cs="Times New Roman"/>
          <w:color w:val="00B0F0"/>
          <w:sz w:val="24"/>
          <w:szCs w:val="24"/>
        </w:rPr>
        <w:t xml:space="preserve"> </w:t>
      </w:r>
      <w:r w:rsidR="00DF08C3" w:rsidRPr="002D1F15">
        <w:rPr>
          <w:rFonts w:ascii="Times New Roman" w:hAnsi="Times New Roman" w:cs="Times New Roman"/>
          <w:color w:val="00B0F0"/>
          <w:sz w:val="24"/>
          <w:szCs w:val="24"/>
        </w:rPr>
        <w:t>provid</w:t>
      </w:r>
      <w:r w:rsidR="005C53AA">
        <w:rPr>
          <w:rFonts w:ascii="Times New Roman" w:hAnsi="Times New Roman" w:cs="Times New Roman"/>
          <w:color w:val="00B0F0"/>
          <w:sz w:val="24"/>
          <w:szCs w:val="24"/>
        </w:rPr>
        <w:t>ing</w:t>
      </w:r>
      <w:r w:rsidR="00DF08C3" w:rsidRPr="002D1F15">
        <w:rPr>
          <w:rFonts w:ascii="Times New Roman" w:hAnsi="Times New Roman" w:cs="Times New Roman"/>
          <w:color w:val="00B0F0"/>
          <w:sz w:val="24"/>
          <w:szCs w:val="24"/>
        </w:rPr>
        <w:t xml:space="preserve"> strong</w:t>
      </w:r>
      <w:r w:rsidR="00BB79DD" w:rsidRPr="002D1F15">
        <w:rPr>
          <w:rFonts w:ascii="Times New Roman" w:hAnsi="Times New Roman" w:cs="Times New Roman" w:hint="eastAsia"/>
          <w:color w:val="00B0F0"/>
          <w:sz w:val="24"/>
          <w:szCs w:val="24"/>
        </w:rPr>
        <w:t xml:space="preserve"> a</w:t>
      </w:r>
      <w:r w:rsidR="00BB79DD" w:rsidRPr="002D1F15">
        <w:rPr>
          <w:rFonts w:ascii="Times New Roman" w:hAnsi="Times New Roman" w:cs="Times New Roman"/>
          <w:color w:val="00B0F0"/>
          <w:sz w:val="24"/>
          <w:szCs w:val="24"/>
        </w:rPr>
        <w:t>nd consistent</w:t>
      </w:r>
      <w:r w:rsidR="00DF08C3" w:rsidRPr="002D1F15">
        <w:rPr>
          <w:rFonts w:ascii="Times New Roman" w:hAnsi="Times New Roman" w:cs="Times New Roman"/>
          <w:color w:val="00B0F0"/>
          <w:sz w:val="24"/>
          <w:szCs w:val="24"/>
        </w:rPr>
        <w:t xml:space="preserve"> evidence for the important value of </w:t>
      </w:r>
      <w:r w:rsidR="00CD7FA7" w:rsidRPr="002D1F15">
        <w:rPr>
          <w:rFonts w:ascii="Times New Roman" w:hAnsi="Times New Roman" w:cs="Times New Roman"/>
          <w:color w:val="00B0F0"/>
          <w:sz w:val="24"/>
          <w:szCs w:val="24"/>
        </w:rPr>
        <w:t>GAP for biocontrol (sustainable agriculture)</w:t>
      </w:r>
    </w:p>
    <w:p w:rsidR="005C53AA" w:rsidRDefault="005C53AA" w:rsidP="00BE5F45">
      <w:pPr>
        <w:pStyle w:val="a3"/>
        <w:numPr>
          <w:ilvl w:val="1"/>
          <w:numId w:val="6"/>
        </w:numPr>
        <w:spacing w:after="0" w:line="240" w:lineRule="auto"/>
        <w:jc w:val="left"/>
        <w:rPr>
          <w:rFonts w:ascii="Times New Roman" w:hAnsi="Times New Roman" w:cs="Times New Roman"/>
          <w:color w:val="00B0F0"/>
          <w:sz w:val="24"/>
          <w:szCs w:val="24"/>
        </w:rPr>
      </w:pPr>
      <w:r>
        <w:rPr>
          <w:rFonts w:ascii="Times New Roman" w:hAnsi="Times New Roman" w:cs="Times New Roman"/>
          <w:color w:val="00B0F0"/>
          <w:sz w:val="24"/>
          <w:szCs w:val="24"/>
        </w:rPr>
        <w:t xml:space="preserve">Pattern </w:t>
      </w:r>
      <w:r w:rsidRPr="002D1F15">
        <w:rPr>
          <w:rFonts w:ascii="Times New Roman" w:hAnsi="Times New Roman" w:cs="Times New Roman"/>
          <w:color w:val="00B0F0"/>
          <w:sz w:val="24"/>
          <w:szCs w:val="24"/>
        </w:rPr>
        <w:t>and implication</w:t>
      </w:r>
      <w:r>
        <w:rPr>
          <w:rFonts w:ascii="Times New Roman" w:hAnsi="Times New Roman" w:cs="Times New Roman"/>
          <w:color w:val="00B0F0"/>
          <w:sz w:val="24"/>
          <w:szCs w:val="24"/>
        </w:rPr>
        <w:t xml:space="preserve"> (w</w:t>
      </w:r>
      <w:r w:rsidRPr="002D1F15">
        <w:rPr>
          <w:rFonts w:ascii="Times New Roman" w:hAnsi="Times New Roman" w:cs="Times New Roman"/>
          <w:color w:val="00B0F0"/>
          <w:sz w:val="24"/>
          <w:szCs w:val="24"/>
        </w:rPr>
        <w:t>ithin a year</w:t>
      </w:r>
      <w:r>
        <w:rPr>
          <w:rFonts w:ascii="Times New Roman" w:hAnsi="Times New Roman" w:cs="Times New Roman"/>
          <w:color w:val="00B0F0"/>
          <w:sz w:val="24"/>
          <w:szCs w:val="24"/>
        </w:rPr>
        <w:t>)</w:t>
      </w:r>
    </w:p>
    <w:p w:rsidR="005C53AA" w:rsidRDefault="005C53AA" w:rsidP="005C53AA">
      <w:pPr>
        <w:pStyle w:val="a3"/>
        <w:numPr>
          <w:ilvl w:val="2"/>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Generalist predators (e.g., spiders) could be specialist when things matter (during high pest density)</w:t>
      </w:r>
      <w:r w:rsidRPr="005C53AA">
        <w:rPr>
          <w:rFonts w:ascii="Times New Roman" w:hAnsi="Times New Roman" w:cs="Times New Roman"/>
          <w:color w:val="00B0F0"/>
          <w:sz w:val="24"/>
          <w:szCs w:val="24"/>
        </w:rPr>
        <w:t xml:space="preserve"> </w:t>
      </w:r>
    </w:p>
    <w:p w:rsidR="005C53AA" w:rsidRPr="002D1F15" w:rsidRDefault="005C53AA" w:rsidP="005C53AA">
      <w:pPr>
        <w:pStyle w:val="a3"/>
        <w:numPr>
          <w:ilvl w:val="2"/>
          <w:numId w:val="6"/>
        </w:numPr>
        <w:spacing w:after="0" w:line="240" w:lineRule="auto"/>
        <w:jc w:val="left"/>
        <w:rPr>
          <w:rFonts w:ascii="Times New Roman" w:hAnsi="Times New Roman" w:cs="Times New Roman"/>
          <w:color w:val="00B0F0"/>
          <w:sz w:val="24"/>
          <w:szCs w:val="24"/>
        </w:rPr>
      </w:pPr>
      <w:r>
        <w:rPr>
          <w:rFonts w:ascii="Times New Roman" w:hAnsi="Times New Roman" w:cs="Times New Roman"/>
          <w:color w:val="00B0F0"/>
          <w:sz w:val="24"/>
          <w:szCs w:val="24"/>
        </w:rPr>
        <w:t>C</w:t>
      </w:r>
      <w:r w:rsidRPr="002D1F15">
        <w:rPr>
          <w:rFonts w:ascii="Times New Roman" w:hAnsi="Times New Roman" w:cs="Times New Roman"/>
          <w:color w:val="00B0F0"/>
          <w:sz w:val="24"/>
          <w:szCs w:val="24"/>
        </w:rPr>
        <w:t>rop stage &gt; high biocontrol value at late stage, environmentally friendly agriculture to help predator colonize in early stage</w:t>
      </w:r>
    </w:p>
    <w:p w:rsidR="005C53AA" w:rsidRPr="002D1F15" w:rsidRDefault="005C53AA" w:rsidP="00BE5F45">
      <w:pPr>
        <w:pStyle w:val="a3"/>
        <w:numPr>
          <w:ilvl w:val="1"/>
          <w:numId w:val="6"/>
        </w:numPr>
        <w:spacing w:after="0" w:line="240" w:lineRule="auto"/>
        <w:jc w:val="left"/>
        <w:rPr>
          <w:rFonts w:ascii="Times New Roman" w:hAnsi="Times New Roman" w:cs="Times New Roman"/>
          <w:color w:val="00B0F0"/>
          <w:sz w:val="24"/>
          <w:szCs w:val="24"/>
        </w:rPr>
      </w:pPr>
      <w:r>
        <w:rPr>
          <w:rFonts w:ascii="Times New Roman" w:hAnsi="Times New Roman" w:cs="Times New Roman"/>
          <w:color w:val="00B0F0"/>
          <w:sz w:val="24"/>
          <w:szCs w:val="24"/>
        </w:rPr>
        <w:t>Pattern</w:t>
      </w:r>
      <w:r w:rsidRPr="005C53AA">
        <w:rPr>
          <w:rFonts w:ascii="Times New Roman" w:hAnsi="Times New Roman" w:cs="Times New Roman"/>
          <w:color w:val="00B0F0"/>
          <w:sz w:val="24"/>
          <w:szCs w:val="24"/>
        </w:rPr>
        <w:t xml:space="preserve"> </w:t>
      </w:r>
      <w:r w:rsidRPr="002D1F15">
        <w:rPr>
          <w:rFonts w:ascii="Times New Roman" w:hAnsi="Times New Roman" w:cs="Times New Roman"/>
          <w:color w:val="00B0F0"/>
          <w:sz w:val="24"/>
          <w:szCs w:val="24"/>
        </w:rPr>
        <w:t>and implication</w:t>
      </w:r>
      <w:r>
        <w:rPr>
          <w:rFonts w:ascii="Times New Roman" w:hAnsi="Times New Roman" w:cs="Times New Roman"/>
          <w:color w:val="00B0F0"/>
          <w:sz w:val="24"/>
          <w:szCs w:val="24"/>
        </w:rPr>
        <w:t xml:space="preserve"> (across years)</w:t>
      </w:r>
    </w:p>
    <w:p w:rsidR="005C6C11" w:rsidRPr="002D1F15" w:rsidRDefault="00AA2DD1" w:rsidP="009E263A">
      <w:pPr>
        <w:pStyle w:val="a3"/>
        <w:numPr>
          <w:ilvl w:val="2"/>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Across year</w:t>
      </w:r>
      <w:r w:rsidR="00C9151E" w:rsidRPr="002D1F15">
        <w:rPr>
          <w:rFonts w:ascii="Times New Roman" w:hAnsi="Times New Roman" w:cs="Times New Roman"/>
          <w:color w:val="00B0F0"/>
          <w:sz w:val="24"/>
          <w:szCs w:val="24"/>
        </w:rPr>
        <w:t>s</w:t>
      </w:r>
      <w:r w:rsidRPr="002D1F15">
        <w:rPr>
          <w:rFonts w:ascii="Times New Roman" w:hAnsi="Times New Roman" w:cs="Times New Roman"/>
          <w:color w:val="00B0F0"/>
          <w:sz w:val="24"/>
          <w:szCs w:val="24"/>
        </w:rPr>
        <w:t xml:space="preserve">: </w:t>
      </w:r>
      <w:r w:rsidR="009645D4" w:rsidRPr="002D1F15">
        <w:rPr>
          <w:rFonts w:ascii="Times New Roman" w:hAnsi="Times New Roman" w:cs="Times New Roman"/>
          <w:color w:val="00B0F0"/>
          <w:sz w:val="24"/>
          <w:szCs w:val="24"/>
        </w:rPr>
        <w:t xml:space="preserve">reveal </w:t>
      </w:r>
      <w:r w:rsidR="003B1379" w:rsidRPr="002D1F15">
        <w:rPr>
          <w:rFonts w:ascii="Times New Roman" w:hAnsi="Times New Roman" w:cs="Times New Roman"/>
          <w:color w:val="00B0F0"/>
          <w:sz w:val="24"/>
          <w:szCs w:val="24"/>
        </w:rPr>
        <w:t xml:space="preserve">high </w:t>
      </w:r>
      <w:r w:rsidR="009645D4" w:rsidRPr="002D1F15">
        <w:rPr>
          <w:rFonts w:ascii="Times New Roman" w:hAnsi="Times New Roman" w:cs="Times New Roman"/>
          <w:color w:val="00B0F0"/>
          <w:sz w:val="24"/>
          <w:szCs w:val="24"/>
        </w:rPr>
        <w:t>consisten</w:t>
      </w:r>
      <w:r w:rsidR="00BA7C51" w:rsidRPr="002D1F15">
        <w:rPr>
          <w:rFonts w:ascii="Times New Roman" w:hAnsi="Times New Roman" w:cs="Times New Roman"/>
          <w:color w:val="00B0F0"/>
          <w:sz w:val="24"/>
          <w:szCs w:val="24"/>
        </w:rPr>
        <w:t>cy in</w:t>
      </w:r>
      <w:r w:rsidR="009645D4" w:rsidRPr="002D1F15">
        <w:rPr>
          <w:rFonts w:ascii="Times New Roman" w:hAnsi="Times New Roman" w:cs="Times New Roman"/>
          <w:color w:val="00B0F0"/>
          <w:sz w:val="24"/>
          <w:szCs w:val="24"/>
        </w:rPr>
        <w:t xml:space="preserve"> biocontrol value over years </w:t>
      </w:r>
      <w:r w:rsidR="00C9151E" w:rsidRPr="002D1F15">
        <w:rPr>
          <w:rFonts w:ascii="Times New Roman" w:hAnsi="Times New Roman" w:cs="Times New Roman" w:hint="eastAsia"/>
          <w:color w:val="00B0F0"/>
          <w:sz w:val="24"/>
          <w:szCs w:val="24"/>
        </w:rPr>
        <w:t>(d</w:t>
      </w:r>
      <w:r w:rsidR="00C9151E" w:rsidRPr="002D1F15">
        <w:rPr>
          <w:rFonts w:ascii="Times New Roman" w:hAnsi="Times New Roman" w:cs="Times New Roman"/>
          <w:color w:val="00B0F0"/>
          <w:sz w:val="24"/>
          <w:szCs w:val="24"/>
        </w:rPr>
        <w:t>ifferent abiotic factors, great if we provide precipitation and temperature data here [</w:t>
      </w:r>
      <w:r w:rsidR="00C9151E" w:rsidRPr="002D1F15">
        <w:rPr>
          <w:rFonts w:ascii="Times New Roman" w:hAnsi="Times New Roman" w:cs="Times New Roman" w:hint="eastAsia"/>
          <w:color w:val="00B0F0"/>
          <w:sz w:val="24"/>
          <w:szCs w:val="24"/>
        </w:rPr>
        <w:t>氣象局月平均</w:t>
      </w:r>
      <w:r w:rsidR="00C9151E" w:rsidRPr="002D1F15">
        <w:rPr>
          <w:rFonts w:ascii="Times New Roman" w:hAnsi="Times New Roman" w:cs="Times New Roman"/>
          <w:color w:val="00B0F0"/>
          <w:sz w:val="24"/>
          <w:szCs w:val="24"/>
        </w:rPr>
        <w:t>])</w:t>
      </w:r>
      <w:r w:rsidR="009E263A">
        <w:rPr>
          <w:rFonts w:ascii="Times New Roman" w:hAnsi="Times New Roman" w:cs="Times New Roman"/>
          <w:color w:val="00B0F0"/>
          <w:sz w:val="24"/>
          <w:szCs w:val="24"/>
        </w:rPr>
        <w:t xml:space="preserve"> &gt; GAP’s diet </w:t>
      </w:r>
      <w:r w:rsidR="009E263A" w:rsidRPr="009E263A">
        <w:rPr>
          <w:rFonts w:ascii="Times New Roman" w:hAnsi="Times New Roman" w:cs="Times New Roman"/>
          <w:color w:val="00B0F0"/>
          <w:sz w:val="24"/>
          <w:szCs w:val="24"/>
        </w:rPr>
        <w:t xml:space="preserve">might not be as variable and unpredictable as previously thought, and therefore </w:t>
      </w:r>
      <w:r w:rsidR="009E263A">
        <w:rPr>
          <w:rFonts w:ascii="Times New Roman" w:hAnsi="Times New Roman" w:cs="Times New Roman"/>
          <w:color w:val="00B0F0"/>
          <w:sz w:val="24"/>
          <w:szCs w:val="24"/>
        </w:rPr>
        <w:t>GAP</w:t>
      </w:r>
      <w:r w:rsidR="009E263A" w:rsidRPr="009E263A">
        <w:rPr>
          <w:rFonts w:ascii="Times New Roman" w:hAnsi="Times New Roman" w:cs="Times New Roman"/>
          <w:color w:val="00B0F0"/>
          <w:sz w:val="24"/>
          <w:szCs w:val="24"/>
        </w:rPr>
        <w:t xml:space="preserve"> could provide stable and reliable top-down control on pest herbivores</w:t>
      </w:r>
    </w:p>
    <w:p w:rsidR="005C53AA" w:rsidRDefault="009645D4" w:rsidP="00BE5F45">
      <w:pPr>
        <w:pStyle w:val="a3"/>
        <w:numPr>
          <w:ilvl w:val="1"/>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Pattern and implication</w:t>
      </w:r>
      <w:r w:rsidR="005C53AA">
        <w:rPr>
          <w:rFonts w:ascii="Times New Roman" w:hAnsi="Times New Roman" w:cs="Times New Roman"/>
          <w:color w:val="00B0F0"/>
          <w:sz w:val="24"/>
          <w:szCs w:val="24"/>
        </w:rPr>
        <w:t xml:space="preserve"> (</w:t>
      </w:r>
      <w:r w:rsidRPr="002D1F15">
        <w:rPr>
          <w:rFonts w:ascii="Times New Roman" w:hAnsi="Times New Roman" w:cs="Times New Roman"/>
          <w:color w:val="00B0F0"/>
          <w:sz w:val="24"/>
          <w:szCs w:val="24"/>
        </w:rPr>
        <w:t>spider vs. ladybeetle</w:t>
      </w:r>
      <w:r w:rsidR="005C53AA">
        <w:rPr>
          <w:rFonts w:ascii="Times New Roman" w:hAnsi="Times New Roman" w:cs="Times New Roman"/>
          <w:color w:val="00B0F0"/>
          <w:sz w:val="24"/>
          <w:szCs w:val="24"/>
        </w:rPr>
        <w:t>)</w:t>
      </w:r>
    </w:p>
    <w:p w:rsidR="005C53AA" w:rsidRDefault="005C53AA" w:rsidP="005C53AA">
      <w:pPr>
        <w:pStyle w:val="a3"/>
        <w:numPr>
          <w:ilvl w:val="2"/>
          <w:numId w:val="6"/>
        </w:numPr>
        <w:spacing w:after="0" w:line="240" w:lineRule="auto"/>
        <w:jc w:val="left"/>
        <w:rPr>
          <w:rFonts w:ascii="Times New Roman" w:hAnsi="Times New Roman" w:cs="Times New Roman"/>
          <w:color w:val="00B0F0"/>
          <w:sz w:val="24"/>
          <w:szCs w:val="24"/>
        </w:rPr>
      </w:pPr>
      <w:r>
        <w:rPr>
          <w:rFonts w:ascii="Times New Roman" w:hAnsi="Times New Roman" w:cs="Times New Roman"/>
          <w:color w:val="00B0F0"/>
          <w:sz w:val="24"/>
          <w:szCs w:val="24"/>
        </w:rPr>
        <w:t>Distinct patterns</w:t>
      </w:r>
    </w:p>
    <w:p w:rsidR="009645D4" w:rsidRPr="002D1F15" w:rsidRDefault="005C53AA" w:rsidP="005C53AA">
      <w:pPr>
        <w:pStyle w:val="a3"/>
        <w:numPr>
          <w:ilvl w:val="2"/>
          <w:numId w:val="6"/>
        </w:numPr>
        <w:spacing w:after="0" w:line="240" w:lineRule="auto"/>
        <w:jc w:val="left"/>
        <w:rPr>
          <w:rFonts w:ascii="Times New Roman" w:hAnsi="Times New Roman" w:cs="Times New Roman"/>
          <w:color w:val="00B0F0"/>
          <w:sz w:val="24"/>
          <w:szCs w:val="24"/>
        </w:rPr>
      </w:pPr>
      <w:r>
        <w:rPr>
          <w:rFonts w:ascii="Times New Roman" w:hAnsi="Times New Roman" w:cs="Times New Roman"/>
          <w:color w:val="00B0F0"/>
          <w:sz w:val="24"/>
          <w:szCs w:val="24"/>
        </w:rPr>
        <w:t>S</w:t>
      </w:r>
      <w:r w:rsidR="00A863CD" w:rsidRPr="002D1F15">
        <w:rPr>
          <w:rFonts w:ascii="Times New Roman" w:hAnsi="Times New Roman" w:cs="Times New Roman"/>
          <w:color w:val="00B0F0"/>
          <w:sz w:val="24"/>
          <w:szCs w:val="24"/>
        </w:rPr>
        <w:t>it-and-wait</w:t>
      </w:r>
      <w:r w:rsidR="007266ED" w:rsidRPr="002D1F15">
        <w:rPr>
          <w:rFonts w:ascii="Times New Roman" w:hAnsi="Times New Roman" w:cs="Times New Roman"/>
          <w:color w:val="00B0F0"/>
          <w:sz w:val="24"/>
          <w:szCs w:val="24"/>
        </w:rPr>
        <w:t xml:space="preserve"> </w:t>
      </w:r>
      <w:r w:rsidR="00A863CD" w:rsidRPr="002D1F15">
        <w:rPr>
          <w:rFonts w:ascii="Times New Roman" w:hAnsi="Times New Roman" w:cs="Times New Roman"/>
          <w:color w:val="00B0F0"/>
          <w:sz w:val="24"/>
          <w:szCs w:val="24"/>
        </w:rPr>
        <w:t xml:space="preserve">vs. active, </w:t>
      </w:r>
      <w:r w:rsidR="007266ED" w:rsidRPr="002D1F15">
        <w:rPr>
          <w:rFonts w:ascii="Times New Roman" w:hAnsi="Times New Roman" w:cs="Times New Roman"/>
          <w:color w:val="00B0F0"/>
          <w:sz w:val="24"/>
          <w:szCs w:val="24"/>
        </w:rPr>
        <w:t xml:space="preserve">compared with previous </w:t>
      </w:r>
      <w:r w:rsidR="00BB79DD" w:rsidRPr="002D1F15">
        <w:rPr>
          <w:rFonts w:ascii="Times New Roman" w:hAnsi="Times New Roman" w:cs="Times New Roman"/>
          <w:color w:val="00B0F0"/>
          <w:sz w:val="24"/>
          <w:szCs w:val="24"/>
        </w:rPr>
        <w:t>studies</w:t>
      </w:r>
      <w:r w:rsidR="007266ED" w:rsidRPr="002D1F15">
        <w:rPr>
          <w:rFonts w:ascii="Times New Roman" w:hAnsi="Times New Roman" w:cs="Times New Roman"/>
          <w:color w:val="00B0F0"/>
          <w:sz w:val="24"/>
          <w:szCs w:val="24"/>
        </w:rPr>
        <w:t xml:space="preserve"> </w:t>
      </w:r>
      <w:r w:rsidR="009645D4" w:rsidRPr="002D1F15">
        <w:rPr>
          <w:rFonts w:ascii="Times New Roman" w:hAnsi="Times New Roman" w:cs="Times New Roman"/>
          <w:color w:val="00B0F0"/>
          <w:sz w:val="24"/>
          <w:szCs w:val="24"/>
        </w:rPr>
        <w:t xml:space="preserve">  </w:t>
      </w:r>
    </w:p>
    <w:p w:rsidR="0025683B" w:rsidRPr="002D1F15" w:rsidRDefault="0025683B" w:rsidP="00BE5F45">
      <w:pPr>
        <w:pStyle w:val="a3"/>
        <w:numPr>
          <w:ilvl w:val="1"/>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 xml:space="preserve">Pattern and underlying </w:t>
      </w:r>
      <w:r w:rsidR="005451A9" w:rsidRPr="002D1F15">
        <w:rPr>
          <w:rFonts w:ascii="Times New Roman" w:hAnsi="Times New Roman" w:cs="Times New Roman"/>
          <w:color w:val="00B0F0"/>
          <w:sz w:val="24"/>
          <w:szCs w:val="24"/>
        </w:rPr>
        <w:t xml:space="preserve">mechanism: feeding experiment </w:t>
      </w:r>
    </w:p>
    <w:p w:rsidR="009645D4" w:rsidRPr="002D1F15" w:rsidRDefault="009645D4" w:rsidP="00BE5F45">
      <w:p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 xml:space="preserve">Abiotic and biotic factors </w:t>
      </w:r>
    </w:p>
    <w:p w:rsidR="009645D4" w:rsidRDefault="009645D4" w:rsidP="00BE5F45">
      <w:pPr>
        <w:pStyle w:val="a3"/>
        <w:numPr>
          <w:ilvl w:val="1"/>
          <w:numId w:val="6"/>
        </w:num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Pattern and implication</w:t>
      </w:r>
      <w:r w:rsidR="00FF15FA">
        <w:rPr>
          <w:rFonts w:ascii="Times New Roman" w:hAnsi="Times New Roman" w:cs="Times New Roman"/>
          <w:color w:val="00B0F0"/>
          <w:sz w:val="24"/>
          <w:szCs w:val="24"/>
        </w:rPr>
        <w:t xml:space="preserve">: potential mechanism or explanations, comparison with previous studies, implication for agricultural management </w:t>
      </w:r>
    </w:p>
    <w:p w:rsidR="004F108D" w:rsidRPr="004F108D" w:rsidRDefault="004F108D" w:rsidP="004F108D">
      <w:pPr>
        <w:pStyle w:val="a3"/>
        <w:numPr>
          <w:ilvl w:val="1"/>
          <w:numId w:val="6"/>
        </w:numPr>
        <w:spacing w:after="0" w:line="240" w:lineRule="auto"/>
        <w:jc w:val="left"/>
        <w:rPr>
          <w:rFonts w:ascii="Times New Roman" w:hAnsi="Times New Roman" w:cs="Times New Roman"/>
          <w:color w:val="00B0F0"/>
          <w:sz w:val="24"/>
          <w:szCs w:val="24"/>
        </w:rPr>
      </w:pPr>
      <w:r>
        <w:rPr>
          <w:rFonts w:ascii="Times New Roman" w:hAnsi="Times New Roman" w:cs="Times New Roman"/>
          <w:color w:val="00B0F0"/>
          <w:sz w:val="24"/>
          <w:szCs w:val="24"/>
        </w:rPr>
        <w:t xml:space="preserve">For example, 1) </w:t>
      </w:r>
      <w:r w:rsidRPr="004F108D">
        <w:rPr>
          <w:rFonts w:ascii="Times New Roman" w:hAnsi="Times New Roman" w:cs="Times New Roman"/>
          <w:color w:val="00B0F0"/>
          <w:sz w:val="24"/>
          <w:szCs w:val="24"/>
        </w:rPr>
        <w:t>farm type: overlooked ecosystem service by GAPs particularly in conventional farms, 2) crop stage: not much herbivores in early season (tillering, Cite our Ecosphere), much higher herbivore density later on &gt; Therefore, farm management should avoid hurt GAP populations during sensitive / highly valuable stages.</w:t>
      </w:r>
    </w:p>
    <w:p w:rsidR="00F135FF" w:rsidRDefault="00F135FF" w:rsidP="00BE5F45">
      <w:p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Potential caveats of this study</w:t>
      </w:r>
    </w:p>
    <w:p w:rsidR="002D1F15" w:rsidRPr="002D1F15" w:rsidRDefault="002D1F15" w:rsidP="002D1F15">
      <w:pPr>
        <w:pStyle w:val="a3"/>
        <w:numPr>
          <w:ilvl w:val="1"/>
          <w:numId w:val="6"/>
        </w:numPr>
        <w:spacing w:after="0" w:line="240" w:lineRule="auto"/>
        <w:jc w:val="left"/>
        <w:rPr>
          <w:rFonts w:ascii="Times New Roman" w:hAnsi="Times New Roman" w:cs="Times New Roman"/>
          <w:color w:val="00B0F0"/>
          <w:sz w:val="24"/>
          <w:szCs w:val="24"/>
        </w:rPr>
      </w:pPr>
      <w:r>
        <w:rPr>
          <w:rFonts w:ascii="Times New Roman" w:hAnsi="Times New Roman" w:cs="Times New Roman"/>
          <w:color w:val="00B0F0"/>
          <w:sz w:val="24"/>
          <w:szCs w:val="24"/>
        </w:rPr>
        <w:t>Check our Ecosphere</w:t>
      </w:r>
    </w:p>
    <w:p w:rsidR="002C4136" w:rsidRPr="002D1F15" w:rsidRDefault="002C4136" w:rsidP="00BE5F45">
      <w:pPr>
        <w:spacing w:after="0" w:line="240" w:lineRule="auto"/>
        <w:jc w:val="left"/>
        <w:rPr>
          <w:rFonts w:ascii="Times New Roman" w:hAnsi="Times New Roman" w:cs="Times New Roman"/>
          <w:color w:val="00B0F0"/>
          <w:sz w:val="24"/>
          <w:szCs w:val="24"/>
        </w:rPr>
      </w:pPr>
      <w:r w:rsidRPr="002D1F15">
        <w:rPr>
          <w:rFonts w:ascii="Times New Roman" w:hAnsi="Times New Roman" w:cs="Times New Roman"/>
          <w:color w:val="00B0F0"/>
          <w:sz w:val="24"/>
          <w:szCs w:val="24"/>
        </w:rPr>
        <w:t xml:space="preserve">Conclusions </w:t>
      </w:r>
    </w:p>
    <w:p w:rsidR="002C4136" w:rsidRDefault="002C4136" w:rsidP="00D61787">
      <w:pPr>
        <w:pStyle w:val="a3"/>
        <w:ind w:left="1080"/>
        <w:jc w:val="left"/>
        <w:rPr>
          <w:b/>
          <w:i/>
          <w:color w:val="FF0000"/>
        </w:rPr>
      </w:pPr>
      <w:bookmarkStart w:id="49" w:name="_GoBack"/>
      <w:bookmarkEnd w:id="49"/>
    </w:p>
    <w:p w:rsidR="009645D4" w:rsidRPr="00B72F45" w:rsidRDefault="009645D4" w:rsidP="00B72F45">
      <w:pPr>
        <w:pStyle w:val="a3"/>
        <w:ind w:left="360"/>
        <w:jc w:val="left"/>
        <w:rPr>
          <w:b/>
          <w:i/>
          <w:color w:val="FF0000"/>
        </w:rPr>
      </w:pPr>
    </w:p>
    <w:p w:rsidR="009436CE" w:rsidRPr="009436CE" w:rsidRDefault="009436CE" w:rsidP="009436CE">
      <w:pPr>
        <w:pStyle w:val="a3"/>
        <w:numPr>
          <w:ilvl w:val="0"/>
          <w:numId w:val="6"/>
        </w:numPr>
        <w:jc w:val="left"/>
        <w:rPr>
          <w:rStyle w:val="jtukpc"/>
          <w:color w:val="00B0F0"/>
        </w:rPr>
      </w:pPr>
      <w:r>
        <w:rPr>
          <w:rStyle w:val="jtukpc"/>
          <w:color w:val="00B0F0"/>
        </w:rPr>
        <w:t>Add feeding results in Discussion and methods in Appendix.</w:t>
      </w:r>
    </w:p>
    <w:p w:rsidR="00D75A61" w:rsidRDefault="00D42BE9">
      <w:pPr>
        <w:jc w:val="left"/>
        <w:rPr>
          <w:b/>
          <w:color w:val="00B0F0"/>
        </w:rPr>
      </w:pPr>
      <w:r w:rsidRPr="00D42BE9">
        <w:rPr>
          <w:rStyle w:val="jtukpc"/>
          <w:color w:val="00B0F0"/>
        </w:rPr>
        <w:t xml:space="preserve">Key </w:t>
      </w:r>
      <w:r w:rsidR="005720E8">
        <w:rPr>
          <w:rStyle w:val="jtukpc"/>
          <w:color w:val="00B0F0"/>
        </w:rPr>
        <w:t>messages</w:t>
      </w:r>
      <w:r w:rsidRPr="00D42BE9">
        <w:rPr>
          <w:rStyle w:val="jtukpc"/>
          <w:color w:val="00B0F0"/>
        </w:rPr>
        <w:t>: 1) Consistent pest consumption over ye</w:t>
      </w:r>
      <w:r w:rsidR="00071F2B">
        <w:rPr>
          <w:rStyle w:val="jtukpc"/>
          <w:color w:val="00B0F0"/>
        </w:rPr>
        <w:t>ars</w:t>
      </w:r>
      <w:r w:rsidR="00071F2B">
        <w:rPr>
          <w:rStyle w:val="jtukpc"/>
          <w:rFonts w:hint="eastAsia"/>
          <w:color w:val="00B0F0"/>
        </w:rPr>
        <w:t>:</w:t>
      </w:r>
      <w:r w:rsidR="00F24309">
        <w:rPr>
          <w:rStyle w:val="jtukpc"/>
          <w:color w:val="00B0F0"/>
        </w:rPr>
        <w:t xml:space="preserve"> high potential in providing ecosystem service (biocontrol). 2) Different patterns between </w:t>
      </w:r>
      <w:r w:rsidRPr="00D42BE9">
        <w:rPr>
          <w:rStyle w:val="jtukpc"/>
          <w:color w:val="00B0F0"/>
        </w:rPr>
        <w:lastRenderedPageBreak/>
        <w:t>generalist predators</w:t>
      </w:r>
      <w:r w:rsidR="00071F2B">
        <w:rPr>
          <w:rStyle w:val="jtukpc"/>
          <w:rFonts w:hint="eastAsia"/>
          <w:color w:val="00B0F0"/>
        </w:rPr>
        <w:t>:</w:t>
      </w:r>
      <w:r w:rsidR="00071F2B">
        <w:rPr>
          <w:rStyle w:val="jtukpc"/>
          <w:color w:val="00B0F0"/>
        </w:rPr>
        <w:t xml:space="preserve"> </w:t>
      </w:r>
      <w:r w:rsidR="00071F2B">
        <w:rPr>
          <w:rStyle w:val="jtukpc"/>
          <w:rFonts w:hint="eastAsia"/>
          <w:color w:val="00B0F0"/>
        </w:rPr>
        <w:t>a</w:t>
      </w:r>
      <w:r w:rsidR="00F24309">
        <w:rPr>
          <w:rStyle w:val="jtukpc"/>
          <w:color w:val="00B0F0"/>
        </w:rPr>
        <w:t>ctive vs. sit-and</w:t>
      </w:r>
      <w:r w:rsidR="0040063C">
        <w:rPr>
          <w:rStyle w:val="jtukpc"/>
          <w:color w:val="00B0F0"/>
        </w:rPr>
        <w:t>-</w:t>
      </w:r>
      <w:r w:rsidR="00F24309">
        <w:rPr>
          <w:rStyle w:val="jtukpc"/>
          <w:color w:val="00B0F0"/>
        </w:rPr>
        <w:t>wait</w:t>
      </w:r>
      <w:r w:rsidR="00CF4995">
        <w:rPr>
          <w:rStyle w:val="jtukpc"/>
          <w:color w:val="00B0F0"/>
        </w:rPr>
        <w:t>. 3) Generalist predators (e.g., spiders) could be</w:t>
      </w:r>
      <w:r w:rsidRPr="00D42BE9">
        <w:rPr>
          <w:rStyle w:val="jtukpc"/>
          <w:color w:val="00B0F0"/>
        </w:rPr>
        <w:t xml:space="preserve"> specialist when things matter (during high pest density)</w:t>
      </w:r>
      <w:r w:rsidR="00071F2B">
        <w:rPr>
          <w:rStyle w:val="jtukpc"/>
          <w:rFonts w:hint="eastAsia"/>
          <w:color w:val="00B0F0"/>
        </w:rPr>
        <w:t xml:space="preserve"> (context-dependent specialist)</w:t>
      </w:r>
    </w:p>
    <w:p w:rsidR="00D75A61" w:rsidRDefault="00695F72">
      <w:pPr>
        <w:pStyle w:val="a3"/>
        <w:numPr>
          <w:ilvl w:val="0"/>
          <w:numId w:val="4"/>
        </w:numPr>
        <w:jc w:val="left"/>
        <w:rPr>
          <w:color w:val="FF0000"/>
        </w:rPr>
      </w:pPr>
      <w:r w:rsidRPr="0068273F">
        <w:rPr>
          <w:rFonts w:hint="eastAsia"/>
          <w:color w:val="FF0000"/>
        </w:rPr>
        <w:t xml:space="preserve">Summary of </w:t>
      </w:r>
      <w:r w:rsidR="00F130C3" w:rsidRPr="0068273F">
        <w:rPr>
          <w:rFonts w:hint="eastAsia"/>
          <w:color w:val="FF0000"/>
        </w:rPr>
        <w:t xml:space="preserve">the </w:t>
      </w:r>
      <w:r w:rsidRPr="0068273F">
        <w:rPr>
          <w:rFonts w:hint="eastAsia"/>
          <w:color w:val="FF0000"/>
        </w:rPr>
        <w:t>main findings</w:t>
      </w:r>
      <w:r w:rsidR="00AC05D0" w:rsidRPr="0068273F">
        <w:rPr>
          <w:rFonts w:hint="eastAsia"/>
          <w:color w:val="FF0000"/>
        </w:rPr>
        <w:t xml:space="preserve">: </w:t>
      </w:r>
      <w:r w:rsidR="00F204E0" w:rsidRPr="0068273F">
        <w:rPr>
          <w:rFonts w:hint="eastAsia"/>
          <w:color w:val="FF0000"/>
        </w:rPr>
        <w:t xml:space="preserve">(1) </w:t>
      </w:r>
      <w:r w:rsidR="00F67C52" w:rsidRPr="0068273F">
        <w:rPr>
          <w:rFonts w:hint="eastAsia"/>
          <w:color w:val="FF0000"/>
        </w:rPr>
        <w:t>different</w:t>
      </w:r>
      <w:r w:rsidR="00F204E0" w:rsidRPr="0068273F">
        <w:rPr>
          <w:rFonts w:hint="eastAsia"/>
          <w:color w:val="FF0000"/>
        </w:rPr>
        <w:t xml:space="preserve"> dietary patterns of ladybeetles and spiders; (2) high consistency in </w:t>
      </w:r>
      <w:r w:rsidR="00ED25E3" w:rsidRPr="0068273F">
        <w:rPr>
          <w:rFonts w:hint="eastAsia"/>
          <w:color w:val="FF0000"/>
        </w:rPr>
        <w:t>pest consumption</w:t>
      </w:r>
      <w:r w:rsidR="00504EA3" w:rsidRPr="0068273F">
        <w:rPr>
          <w:rFonts w:hint="eastAsia"/>
          <w:color w:val="FF0000"/>
        </w:rPr>
        <w:t xml:space="preserve"> </w:t>
      </w:r>
      <w:r w:rsidR="00F204E0" w:rsidRPr="0068273F">
        <w:rPr>
          <w:rFonts w:hint="eastAsia"/>
          <w:color w:val="FF0000"/>
        </w:rPr>
        <w:t>across the three</w:t>
      </w:r>
      <w:r w:rsidR="00F67C52" w:rsidRPr="0068273F">
        <w:rPr>
          <w:rFonts w:hint="eastAsia"/>
          <w:color w:val="FF0000"/>
        </w:rPr>
        <w:t xml:space="preserve"> study</w:t>
      </w:r>
      <w:r w:rsidR="00F204E0" w:rsidRPr="0068273F">
        <w:rPr>
          <w:rFonts w:hint="eastAsia"/>
          <w:color w:val="FF0000"/>
        </w:rPr>
        <w:t xml:space="preserve"> years for both predator groups</w:t>
      </w:r>
      <w:r w:rsidR="00D5260F" w:rsidRPr="0068273F">
        <w:rPr>
          <w:rFonts w:hint="eastAsia"/>
          <w:color w:val="FF0000"/>
        </w:rPr>
        <w:t xml:space="preserve">; (3) factors that affect the </w:t>
      </w:r>
      <w:r w:rsidR="001704A5" w:rsidRPr="0068273F">
        <w:rPr>
          <w:rFonts w:hint="eastAsia"/>
          <w:color w:val="FF0000"/>
        </w:rPr>
        <w:t>proportion</w:t>
      </w:r>
      <w:r w:rsidR="00A26B61" w:rsidRPr="0068273F">
        <w:rPr>
          <w:rFonts w:hint="eastAsia"/>
          <w:color w:val="FF0000"/>
        </w:rPr>
        <w:t>s</w:t>
      </w:r>
      <w:r w:rsidR="001704A5" w:rsidRPr="0068273F">
        <w:rPr>
          <w:rFonts w:hint="eastAsia"/>
          <w:color w:val="FF0000"/>
        </w:rPr>
        <w:t xml:space="preserve"> of </w:t>
      </w:r>
      <w:r w:rsidR="00D5260F" w:rsidRPr="0068273F">
        <w:rPr>
          <w:rFonts w:hint="eastAsia"/>
          <w:color w:val="FF0000"/>
        </w:rPr>
        <w:t>rice herbivore consum</w:t>
      </w:r>
      <w:r w:rsidR="001704A5" w:rsidRPr="0068273F">
        <w:rPr>
          <w:rFonts w:hint="eastAsia"/>
          <w:color w:val="FF0000"/>
        </w:rPr>
        <w:t xml:space="preserve">ed </w:t>
      </w:r>
      <w:r w:rsidR="00E43398" w:rsidRPr="0068273F">
        <w:rPr>
          <w:rFonts w:hint="eastAsia"/>
          <w:color w:val="FF0000"/>
        </w:rPr>
        <w:t>in</w:t>
      </w:r>
      <w:r w:rsidR="00D5260F" w:rsidRPr="0068273F">
        <w:rPr>
          <w:rFonts w:hint="eastAsia"/>
          <w:color w:val="FF0000"/>
        </w:rPr>
        <w:t xml:space="preserve"> </w:t>
      </w:r>
      <w:r w:rsidR="00504EA3" w:rsidRPr="0068273F">
        <w:rPr>
          <w:rFonts w:hint="eastAsia"/>
          <w:color w:val="FF0000"/>
        </w:rPr>
        <w:t>predators</w:t>
      </w:r>
      <w:r w:rsidR="00504EA3" w:rsidRPr="0068273F">
        <w:rPr>
          <w:color w:val="FF0000"/>
        </w:rPr>
        <w:t>’</w:t>
      </w:r>
      <w:r w:rsidR="00504EA3" w:rsidRPr="0068273F">
        <w:rPr>
          <w:rFonts w:hint="eastAsia"/>
          <w:color w:val="FF0000"/>
        </w:rPr>
        <w:t xml:space="preserve"> diet</w:t>
      </w:r>
    </w:p>
    <w:p w:rsidR="00D75A61" w:rsidRDefault="00D75A61">
      <w:pPr>
        <w:pStyle w:val="a3"/>
        <w:jc w:val="left"/>
        <w:rPr>
          <w:color w:val="FF0000"/>
        </w:rPr>
      </w:pPr>
    </w:p>
    <w:p w:rsidR="00D75A61" w:rsidRDefault="006E7948">
      <w:pPr>
        <w:pStyle w:val="a3"/>
        <w:numPr>
          <w:ilvl w:val="0"/>
          <w:numId w:val="4"/>
        </w:numPr>
        <w:jc w:val="left"/>
        <w:rPr>
          <w:color w:val="FF0000"/>
        </w:rPr>
      </w:pPr>
      <w:r w:rsidRPr="0068273F">
        <w:rPr>
          <w:rFonts w:hint="eastAsia"/>
          <w:color w:val="FF0000"/>
        </w:rPr>
        <w:t xml:space="preserve">Significance of this study: </w:t>
      </w:r>
      <w:r w:rsidR="007C729C" w:rsidRPr="0068273F">
        <w:rPr>
          <w:rFonts w:hint="eastAsia"/>
          <w:color w:val="FF0000"/>
        </w:rPr>
        <w:t>T</w:t>
      </w:r>
      <w:r w:rsidRPr="0068273F">
        <w:rPr>
          <w:rFonts w:hint="eastAsia"/>
          <w:color w:val="FF0000"/>
        </w:rPr>
        <w:t>he first</w:t>
      </w:r>
      <w:r w:rsidR="007C729C" w:rsidRPr="0068273F">
        <w:rPr>
          <w:rFonts w:hint="eastAsia"/>
          <w:color w:val="FF0000"/>
        </w:rPr>
        <w:t xml:space="preserve"> study</w:t>
      </w:r>
      <w:r w:rsidRPr="0068273F">
        <w:rPr>
          <w:rFonts w:hint="eastAsia"/>
          <w:color w:val="FF0000"/>
        </w:rPr>
        <w:t xml:space="preserve"> to quantify the diet composition</w:t>
      </w:r>
      <w:r w:rsidR="00817545" w:rsidRPr="0068273F">
        <w:rPr>
          <w:rFonts w:hint="eastAsia"/>
          <w:color w:val="FF0000"/>
        </w:rPr>
        <w:t>s</w:t>
      </w:r>
      <w:r w:rsidRPr="0068273F">
        <w:rPr>
          <w:rFonts w:hint="eastAsia"/>
          <w:color w:val="FF0000"/>
        </w:rPr>
        <w:t xml:space="preserve"> of </w:t>
      </w:r>
      <w:r w:rsidR="00817545" w:rsidRPr="0068273F">
        <w:rPr>
          <w:rFonts w:hint="eastAsia"/>
          <w:color w:val="FF0000"/>
        </w:rPr>
        <w:t xml:space="preserve">arthropod </w:t>
      </w:r>
      <w:r w:rsidRPr="0068273F">
        <w:rPr>
          <w:rFonts w:hint="eastAsia"/>
          <w:color w:val="FF0000"/>
        </w:rPr>
        <w:t>generalist predators in the fie</w:t>
      </w:r>
      <w:r w:rsidR="00504EA3" w:rsidRPr="0068273F">
        <w:rPr>
          <w:rFonts w:hint="eastAsia"/>
          <w:color w:val="FF0000"/>
        </w:rPr>
        <w:t>ld over three consecutive years as well as examine potential factors that may influence predators</w:t>
      </w:r>
      <w:r w:rsidR="00504EA3" w:rsidRPr="0068273F">
        <w:rPr>
          <w:color w:val="FF0000"/>
        </w:rPr>
        <w:t>’</w:t>
      </w:r>
      <w:r w:rsidR="00504EA3" w:rsidRPr="0068273F">
        <w:rPr>
          <w:rFonts w:hint="eastAsia"/>
          <w:color w:val="FF0000"/>
        </w:rPr>
        <w:t xml:space="preserve"> dietary patterns, </w:t>
      </w:r>
      <w:r w:rsidRPr="0068273F">
        <w:rPr>
          <w:rFonts w:hint="eastAsia"/>
          <w:color w:val="FF0000"/>
        </w:rPr>
        <w:t>providing more convincing evidence for the biocontrol potential of these predators</w:t>
      </w:r>
      <w:r w:rsidR="00197D93">
        <w:rPr>
          <w:color w:val="FF0000"/>
        </w:rPr>
        <w:t xml:space="preserve"> </w:t>
      </w:r>
    </w:p>
    <w:p w:rsidR="00D75A61" w:rsidRDefault="00197D93">
      <w:pPr>
        <w:pStyle w:val="a3"/>
        <w:jc w:val="left"/>
        <w:rPr>
          <w:color w:val="FF0000"/>
        </w:rPr>
      </w:pPr>
      <w:r>
        <w:rPr>
          <w:color w:val="00B0F0"/>
        </w:rPr>
        <w:t>CK: also complement with molecular analysis (limitation: qualitative study [presence/absence], snap shot, etc.)</w:t>
      </w:r>
    </w:p>
    <w:p w:rsidR="00D75A61" w:rsidRDefault="00D75A61">
      <w:pPr>
        <w:pStyle w:val="a3"/>
        <w:jc w:val="left"/>
        <w:rPr>
          <w:color w:val="FF0000"/>
        </w:rPr>
      </w:pPr>
    </w:p>
    <w:p w:rsidR="00D75A61" w:rsidRDefault="00F67C52">
      <w:pPr>
        <w:pStyle w:val="a3"/>
        <w:numPr>
          <w:ilvl w:val="0"/>
          <w:numId w:val="4"/>
        </w:numPr>
        <w:jc w:val="left"/>
        <w:rPr>
          <w:color w:val="FF0000"/>
        </w:rPr>
      </w:pPr>
      <w:r w:rsidRPr="0068273F">
        <w:rPr>
          <w:rFonts w:hint="eastAsia"/>
          <w:color w:val="FF0000"/>
        </w:rPr>
        <w:t>Different</w:t>
      </w:r>
      <w:r w:rsidR="00695F72" w:rsidRPr="0068273F">
        <w:rPr>
          <w:rFonts w:hint="eastAsia"/>
          <w:color w:val="FF0000"/>
        </w:rPr>
        <w:t xml:space="preserve"> dietary patterns</w:t>
      </w:r>
      <w:r w:rsidR="00414B7C" w:rsidRPr="0068273F">
        <w:rPr>
          <w:rFonts w:hint="eastAsia"/>
          <w:color w:val="FF0000"/>
        </w:rPr>
        <w:t xml:space="preserve"> of the two generalist preda</w:t>
      </w:r>
      <w:r w:rsidRPr="0068273F">
        <w:rPr>
          <w:rFonts w:hint="eastAsia"/>
          <w:color w:val="FF0000"/>
        </w:rPr>
        <w:t>t</w:t>
      </w:r>
      <w:r w:rsidR="00414B7C" w:rsidRPr="0068273F">
        <w:rPr>
          <w:rFonts w:hint="eastAsia"/>
          <w:color w:val="FF0000"/>
        </w:rPr>
        <w:t>or groups</w:t>
      </w:r>
      <w:r w:rsidR="00695F72" w:rsidRPr="0068273F">
        <w:rPr>
          <w:rFonts w:hint="eastAsia"/>
          <w:color w:val="FF0000"/>
        </w:rPr>
        <w:t xml:space="preserve">: </w:t>
      </w:r>
      <w:r w:rsidR="00817545" w:rsidRPr="0068273F">
        <w:rPr>
          <w:rFonts w:hint="eastAsia"/>
          <w:color w:val="FF0000"/>
        </w:rPr>
        <w:t xml:space="preserve">This </w:t>
      </w:r>
      <w:r w:rsidR="004F7C02" w:rsidRPr="0068273F">
        <w:rPr>
          <w:rFonts w:hint="eastAsia"/>
          <w:color w:val="FF0000"/>
        </w:rPr>
        <w:t>may</w:t>
      </w:r>
      <w:r w:rsidR="00695F72" w:rsidRPr="0068273F">
        <w:rPr>
          <w:rFonts w:hint="eastAsia"/>
          <w:color w:val="FF0000"/>
        </w:rPr>
        <w:t xml:space="preserve"> b</w:t>
      </w:r>
      <w:r w:rsidR="00817545" w:rsidRPr="0068273F">
        <w:rPr>
          <w:rFonts w:hint="eastAsia"/>
          <w:color w:val="FF0000"/>
        </w:rPr>
        <w:t xml:space="preserve">e due to the differences in their </w:t>
      </w:r>
      <w:r w:rsidRPr="0068273F">
        <w:rPr>
          <w:rFonts w:hint="eastAsia"/>
          <w:color w:val="FF0000"/>
        </w:rPr>
        <w:t xml:space="preserve">feeding </w:t>
      </w:r>
      <w:r w:rsidR="004E77BB" w:rsidRPr="0068273F">
        <w:rPr>
          <w:rFonts w:hint="eastAsia"/>
          <w:color w:val="FF0000"/>
        </w:rPr>
        <w:t>mode</w:t>
      </w:r>
      <w:r w:rsidR="00ED25E3" w:rsidRPr="0068273F">
        <w:rPr>
          <w:rFonts w:hint="eastAsia"/>
          <w:color w:val="FF0000"/>
        </w:rPr>
        <w:t>s</w:t>
      </w:r>
      <w:r w:rsidRPr="0068273F">
        <w:rPr>
          <w:rFonts w:hint="eastAsia"/>
          <w:color w:val="FF0000"/>
        </w:rPr>
        <w:t xml:space="preserve"> (active-pursuit vs. sit-and-wait)</w:t>
      </w:r>
      <w:r w:rsidR="00ED25E3" w:rsidRPr="0068273F">
        <w:rPr>
          <w:rFonts w:hint="eastAsia"/>
          <w:color w:val="FF0000"/>
        </w:rPr>
        <w:t>. L</w:t>
      </w:r>
      <w:r w:rsidR="00ED25E3" w:rsidRPr="0068273F">
        <w:rPr>
          <w:color w:val="FF0000"/>
        </w:rPr>
        <w:t>a</w:t>
      </w:r>
      <w:r w:rsidR="00ED25E3" w:rsidRPr="0068273F">
        <w:rPr>
          <w:rFonts w:hint="eastAsia"/>
          <w:color w:val="FF0000"/>
        </w:rPr>
        <w:t>dybeetles are active</w:t>
      </w:r>
      <w:r w:rsidR="00171E30" w:rsidRPr="0068273F">
        <w:rPr>
          <w:rFonts w:hint="eastAsia"/>
          <w:color w:val="FF0000"/>
        </w:rPr>
        <w:t>-pursuit</w:t>
      </w:r>
      <w:r w:rsidR="00ED25E3" w:rsidRPr="0068273F">
        <w:rPr>
          <w:rFonts w:hint="eastAsia"/>
          <w:color w:val="FF0000"/>
        </w:rPr>
        <w:t xml:space="preserve"> feeders and may prefer rice pests to detritivores. In addition, they are </w:t>
      </w:r>
      <w:r w:rsidR="00171E30" w:rsidRPr="0068273F">
        <w:rPr>
          <w:rFonts w:hint="eastAsia"/>
          <w:color w:val="FF0000"/>
        </w:rPr>
        <w:t>more</w:t>
      </w:r>
      <w:r w:rsidR="00ED25E3" w:rsidRPr="0068273F">
        <w:rPr>
          <w:rFonts w:hint="eastAsia"/>
          <w:color w:val="FF0000"/>
        </w:rPr>
        <w:t xml:space="preserve"> active in the upper part of the rice plant, where the relative abundance of rice herbivores to detritivores is higher </w:t>
      </w:r>
      <w:r w:rsidR="00171E30" w:rsidRPr="0068273F">
        <w:rPr>
          <w:rFonts w:hint="eastAsia"/>
          <w:color w:val="FF0000"/>
        </w:rPr>
        <w:t>compared to</w:t>
      </w:r>
      <w:r w:rsidR="00ED25E3" w:rsidRPr="0068273F">
        <w:rPr>
          <w:rFonts w:hint="eastAsia"/>
          <w:color w:val="FF0000"/>
        </w:rPr>
        <w:t xml:space="preserve"> the lower part of the rice plant. On the other hand, most spiders in our study (</w:t>
      </w:r>
      <w:r w:rsidR="00ED25E3" w:rsidRPr="0068273F">
        <w:rPr>
          <w:color w:val="FF0000"/>
        </w:rPr>
        <w:t>Tetragnathidae</w:t>
      </w:r>
      <w:r w:rsidR="00ED25E3" w:rsidRPr="0068273F">
        <w:rPr>
          <w:rFonts w:hint="eastAsia"/>
          <w:color w:val="FF0000"/>
        </w:rPr>
        <w:t xml:space="preserve">) are </w:t>
      </w:r>
      <w:r w:rsidR="006B5431" w:rsidRPr="0068273F">
        <w:rPr>
          <w:rFonts w:hint="eastAsia"/>
          <w:color w:val="FF0000"/>
        </w:rPr>
        <w:t xml:space="preserve">orb weavers and thus their diet composition might reflect the relative abundances of the prey items in the surroundings. In fact, our data support this explanation that the </w:t>
      </w:r>
      <w:r w:rsidR="006B5431" w:rsidRPr="0068273F">
        <w:rPr>
          <w:rFonts w:hint="eastAsia"/>
          <w:color w:val="FF0000"/>
        </w:rPr>
        <w:lastRenderedPageBreak/>
        <w:t xml:space="preserve">relatively high consumption of detritivores and tourist herbivores by spiders at the tillering stage corresponds to the </w:t>
      </w:r>
      <w:r w:rsidR="00171E30" w:rsidRPr="0068273F">
        <w:rPr>
          <w:rFonts w:hint="eastAsia"/>
          <w:color w:val="FF0000"/>
        </w:rPr>
        <w:t xml:space="preserve">high </w:t>
      </w:r>
      <w:r w:rsidR="006B5431" w:rsidRPr="0068273F">
        <w:rPr>
          <w:rFonts w:hint="eastAsia"/>
          <w:color w:val="FF0000"/>
        </w:rPr>
        <w:t xml:space="preserve">relative abundances of </w:t>
      </w:r>
      <w:r w:rsidR="0099462F" w:rsidRPr="0068273F">
        <w:rPr>
          <w:rFonts w:hint="eastAsia"/>
          <w:color w:val="FF0000"/>
        </w:rPr>
        <w:t>these prey sources in the field</w:t>
      </w:r>
    </w:p>
    <w:p w:rsidR="00D75A61" w:rsidRDefault="00D75A61">
      <w:pPr>
        <w:pStyle w:val="a3"/>
        <w:jc w:val="left"/>
        <w:rPr>
          <w:color w:val="FF0000"/>
        </w:rPr>
      </w:pPr>
    </w:p>
    <w:p w:rsidR="00D75A61" w:rsidRDefault="00414B7C">
      <w:pPr>
        <w:pStyle w:val="a3"/>
        <w:numPr>
          <w:ilvl w:val="0"/>
          <w:numId w:val="4"/>
        </w:numPr>
        <w:jc w:val="left"/>
        <w:rPr>
          <w:color w:val="FF0000"/>
        </w:rPr>
      </w:pPr>
      <w:r w:rsidRPr="0068273F">
        <w:rPr>
          <w:rFonts w:hint="eastAsia"/>
          <w:color w:val="FF0000"/>
        </w:rPr>
        <w:t>High consistency in</w:t>
      </w:r>
      <w:r w:rsidR="00695F72" w:rsidRPr="0068273F">
        <w:rPr>
          <w:rFonts w:hint="eastAsia"/>
          <w:color w:val="FF0000"/>
        </w:rPr>
        <w:t xml:space="preserve"> </w:t>
      </w:r>
      <w:r w:rsidRPr="0068273F">
        <w:rPr>
          <w:rFonts w:hint="eastAsia"/>
          <w:color w:val="FF0000"/>
        </w:rPr>
        <w:t>rice herbivore</w:t>
      </w:r>
      <w:r w:rsidR="00F62F7D" w:rsidRPr="0068273F">
        <w:rPr>
          <w:rFonts w:hint="eastAsia"/>
          <w:color w:val="FF0000"/>
        </w:rPr>
        <w:t xml:space="preserve"> consumption</w:t>
      </w:r>
      <w:r w:rsidR="003D35BF" w:rsidRPr="0068273F">
        <w:rPr>
          <w:rFonts w:hint="eastAsia"/>
          <w:color w:val="FF0000"/>
        </w:rPr>
        <w:t xml:space="preserve"> of both predator gr</w:t>
      </w:r>
      <w:r w:rsidR="0099462F" w:rsidRPr="0068273F">
        <w:rPr>
          <w:rFonts w:hint="eastAsia"/>
          <w:color w:val="FF0000"/>
        </w:rPr>
        <w:t>o</w:t>
      </w:r>
      <w:r w:rsidR="003D35BF" w:rsidRPr="0068273F">
        <w:rPr>
          <w:rFonts w:hint="eastAsia"/>
          <w:color w:val="FF0000"/>
        </w:rPr>
        <w:t>ups</w:t>
      </w:r>
      <w:r w:rsidR="00695F72" w:rsidRPr="0068273F">
        <w:rPr>
          <w:rFonts w:hint="eastAsia"/>
          <w:color w:val="FF0000"/>
        </w:rPr>
        <w:t xml:space="preserve"> across years: </w:t>
      </w:r>
      <w:r w:rsidR="00BB781F" w:rsidRPr="0068273F">
        <w:rPr>
          <w:rFonts w:hint="eastAsia"/>
          <w:color w:val="FF0000"/>
        </w:rPr>
        <w:t xml:space="preserve">the feeding </w:t>
      </w:r>
      <w:r w:rsidR="00BB781F" w:rsidRPr="0068273F">
        <w:rPr>
          <w:color w:val="FF0000"/>
        </w:rPr>
        <w:t>habits</w:t>
      </w:r>
      <w:r w:rsidR="00BB781F" w:rsidRPr="0068273F">
        <w:rPr>
          <w:rFonts w:hint="eastAsia"/>
          <w:color w:val="FF0000"/>
        </w:rPr>
        <w:t xml:space="preserve"> of </w:t>
      </w:r>
      <w:r w:rsidR="00695F72" w:rsidRPr="0068273F">
        <w:rPr>
          <w:rFonts w:hint="eastAsia"/>
          <w:color w:val="FF0000"/>
        </w:rPr>
        <w:t>generalist predators</w:t>
      </w:r>
      <w:r w:rsidR="00BB781F" w:rsidRPr="0068273F">
        <w:rPr>
          <w:rFonts w:hint="eastAsia"/>
          <w:color w:val="FF0000"/>
        </w:rPr>
        <w:t xml:space="preserve"> might not be as variable and unpredictable as previously thought</w:t>
      </w:r>
      <w:r w:rsidR="0085644A" w:rsidRPr="0068273F">
        <w:rPr>
          <w:rFonts w:hint="eastAsia"/>
          <w:color w:val="FF0000"/>
        </w:rPr>
        <w:t>, and therefore</w:t>
      </w:r>
      <w:r w:rsidR="00BB781F" w:rsidRPr="0068273F">
        <w:rPr>
          <w:rFonts w:hint="eastAsia"/>
          <w:color w:val="FF0000"/>
        </w:rPr>
        <w:t xml:space="preserve"> they </w:t>
      </w:r>
      <w:r w:rsidR="00695F72" w:rsidRPr="0068273F">
        <w:rPr>
          <w:rFonts w:hint="eastAsia"/>
          <w:color w:val="FF0000"/>
        </w:rPr>
        <w:t>could provide stable</w:t>
      </w:r>
      <w:r w:rsidR="0085644A" w:rsidRPr="0068273F">
        <w:rPr>
          <w:rFonts w:hint="eastAsia"/>
          <w:color w:val="FF0000"/>
        </w:rPr>
        <w:t xml:space="preserve"> and reliable</w:t>
      </w:r>
      <w:r w:rsidR="00695F72" w:rsidRPr="0068273F">
        <w:rPr>
          <w:rFonts w:hint="eastAsia"/>
          <w:color w:val="FF0000"/>
        </w:rPr>
        <w:t xml:space="preserve"> top-down control on pest herbivores</w:t>
      </w:r>
    </w:p>
    <w:p w:rsidR="00D75A61" w:rsidRDefault="00D75A61">
      <w:pPr>
        <w:pStyle w:val="a3"/>
        <w:jc w:val="left"/>
        <w:rPr>
          <w:color w:val="FF0000"/>
        </w:rPr>
      </w:pPr>
    </w:p>
    <w:p w:rsidR="00D75A61" w:rsidRDefault="001A0461">
      <w:pPr>
        <w:pStyle w:val="a3"/>
        <w:numPr>
          <w:ilvl w:val="0"/>
          <w:numId w:val="4"/>
        </w:numPr>
        <w:jc w:val="left"/>
        <w:rPr>
          <w:color w:val="FF0000"/>
        </w:rPr>
      </w:pPr>
      <w:r w:rsidRPr="009F5538">
        <w:rPr>
          <w:rFonts w:hint="eastAsia"/>
          <w:color w:val="FF0000"/>
        </w:rPr>
        <w:t xml:space="preserve">Factors that affect the </w:t>
      </w:r>
      <w:r w:rsidR="00504EA3" w:rsidRPr="009F5538">
        <w:rPr>
          <w:rFonts w:hint="eastAsia"/>
          <w:color w:val="FF0000"/>
        </w:rPr>
        <w:t>pest composition by</w:t>
      </w:r>
      <w:r w:rsidRPr="009F5538">
        <w:rPr>
          <w:rFonts w:hint="eastAsia"/>
          <w:color w:val="FF0000"/>
        </w:rPr>
        <w:t xml:space="preserve"> generalist predators: </w:t>
      </w:r>
      <w:r w:rsidR="00E1685F" w:rsidRPr="009F5538">
        <w:rPr>
          <w:rFonts w:hint="eastAsia"/>
          <w:color w:val="FF0000"/>
        </w:rPr>
        <w:t xml:space="preserve">possible explanations, comparisons with previous studies, </w:t>
      </w:r>
      <w:r w:rsidRPr="009F5538">
        <w:rPr>
          <w:rFonts w:hint="eastAsia"/>
          <w:color w:val="FF0000"/>
        </w:rPr>
        <w:t xml:space="preserve">implications for </w:t>
      </w:r>
      <w:r w:rsidR="009F5538">
        <w:rPr>
          <w:rFonts w:hint="eastAsia"/>
          <w:color w:val="FF0000"/>
        </w:rPr>
        <w:t>agricultural management</w:t>
      </w:r>
    </w:p>
    <w:p w:rsidR="00D75A61" w:rsidRDefault="00D75A61">
      <w:pPr>
        <w:pStyle w:val="a3"/>
        <w:jc w:val="left"/>
        <w:rPr>
          <w:color w:val="FF0000"/>
        </w:rPr>
      </w:pPr>
    </w:p>
    <w:p w:rsidR="00D75A61" w:rsidRDefault="003B1666">
      <w:pPr>
        <w:pStyle w:val="a3"/>
        <w:numPr>
          <w:ilvl w:val="0"/>
          <w:numId w:val="4"/>
        </w:numPr>
        <w:jc w:val="left"/>
        <w:rPr>
          <w:color w:val="FF0000"/>
        </w:rPr>
      </w:pPr>
      <w:r>
        <w:rPr>
          <w:color w:val="FF0000"/>
        </w:rPr>
        <w:t xml:space="preserve">Implication based on our results: For example, 1) farm type: overlooked ecosystem service by GAPs particularly in conventional farms, 2) </w:t>
      </w:r>
      <w:r w:rsidR="0086130A">
        <w:rPr>
          <w:color w:val="FF0000"/>
        </w:rPr>
        <w:t>crop stage: not much herbivores in early season (tillering, Cite our Ecosphere), much higher herbivore density later on &gt; Therefore, farm management should avoid hurt GAP populations during sensitive / highly valuable stages.</w:t>
      </w:r>
    </w:p>
    <w:p w:rsidR="00D75A61" w:rsidRDefault="00D75A61">
      <w:pPr>
        <w:pStyle w:val="a3"/>
        <w:jc w:val="left"/>
        <w:rPr>
          <w:color w:val="FF0000"/>
        </w:rPr>
      </w:pPr>
    </w:p>
    <w:p w:rsidR="00D75A61" w:rsidRDefault="002A38F1">
      <w:pPr>
        <w:pStyle w:val="a3"/>
        <w:numPr>
          <w:ilvl w:val="0"/>
          <w:numId w:val="4"/>
        </w:numPr>
        <w:jc w:val="left"/>
        <w:rPr>
          <w:color w:val="FF0000"/>
        </w:rPr>
      </w:pPr>
      <w:r w:rsidRPr="0068273F">
        <w:rPr>
          <w:rFonts w:hint="eastAsia"/>
          <w:color w:val="FF0000"/>
        </w:rPr>
        <w:t>Limitations: (1) N</w:t>
      </w:r>
      <w:r w:rsidR="00B571FB" w:rsidRPr="0068273F">
        <w:rPr>
          <w:rFonts w:hint="eastAsia"/>
          <w:color w:val="FF0000"/>
        </w:rPr>
        <w:t xml:space="preserve">ot able to </w:t>
      </w:r>
      <w:r w:rsidR="007E0B91" w:rsidRPr="0068273F">
        <w:rPr>
          <w:rFonts w:hint="eastAsia"/>
          <w:color w:val="FF0000"/>
        </w:rPr>
        <w:t>quantify</w:t>
      </w:r>
      <w:r w:rsidR="00B571FB" w:rsidRPr="0068273F">
        <w:rPr>
          <w:rFonts w:hint="eastAsia"/>
          <w:color w:val="FF0000"/>
        </w:rPr>
        <w:t xml:space="preserve"> the degree of intraguild predation</w:t>
      </w:r>
      <w:r w:rsidR="009603F9" w:rsidRPr="0068273F">
        <w:rPr>
          <w:rFonts w:hint="eastAsia"/>
          <w:color w:val="FF0000"/>
        </w:rPr>
        <w:t>, (2) Diet composition</w:t>
      </w:r>
      <w:r w:rsidR="00D774B1" w:rsidRPr="0068273F">
        <w:rPr>
          <w:rFonts w:hint="eastAsia"/>
          <w:color w:val="FF0000"/>
        </w:rPr>
        <w:t xml:space="preserve">s reflects </w:t>
      </w:r>
      <w:r w:rsidR="009603F9" w:rsidRPr="0068273F">
        <w:rPr>
          <w:rFonts w:hint="eastAsia"/>
          <w:color w:val="FF0000"/>
        </w:rPr>
        <w:t xml:space="preserve">only the per capita effects of predator on prey, yet the overall effects of predators on prey populations also depend on the </w:t>
      </w:r>
      <w:r w:rsidR="009603F9" w:rsidRPr="0068273F">
        <w:rPr>
          <w:color w:val="FF0000"/>
        </w:rPr>
        <w:t>density</w:t>
      </w:r>
      <w:r w:rsidR="009603F9" w:rsidRPr="0068273F">
        <w:rPr>
          <w:rFonts w:hint="eastAsia"/>
          <w:color w:val="FF0000"/>
        </w:rPr>
        <w:t xml:space="preserve"> of predators in the field</w:t>
      </w:r>
    </w:p>
    <w:p w:rsidR="00D75A61" w:rsidRDefault="00B571FB">
      <w:pPr>
        <w:pStyle w:val="a3"/>
        <w:jc w:val="left"/>
        <w:rPr>
          <w:color w:val="FF0000"/>
        </w:rPr>
      </w:pPr>
      <w:r w:rsidRPr="0068273F">
        <w:rPr>
          <w:rFonts w:hint="eastAsia"/>
          <w:color w:val="FF0000"/>
        </w:rPr>
        <w:t xml:space="preserve"> </w:t>
      </w:r>
    </w:p>
    <w:p w:rsidR="00D75A61" w:rsidRDefault="00695F72">
      <w:pPr>
        <w:pStyle w:val="a3"/>
        <w:numPr>
          <w:ilvl w:val="0"/>
          <w:numId w:val="4"/>
        </w:numPr>
        <w:jc w:val="left"/>
        <w:rPr>
          <w:color w:val="FF0000"/>
        </w:rPr>
      </w:pPr>
      <w:r w:rsidRPr="009F5538">
        <w:rPr>
          <w:rFonts w:hint="eastAsia"/>
          <w:color w:val="FF0000"/>
        </w:rPr>
        <w:lastRenderedPageBreak/>
        <w:t xml:space="preserve">Implications for agriculture: </w:t>
      </w:r>
      <w:r w:rsidR="009F5538" w:rsidRPr="009F5538">
        <w:rPr>
          <w:rFonts w:hint="eastAsia"/>
          <w:color w:val="FF0000"/>
        </w:rPr>
        <w:t>Our study provides evidence for consistent pest consumption by generalist predators, reducing previous concerns about whether generalist predators can exert effective top-down control on pest.</w:t>
      </w:r>
      <w:r w:rsidR="009F5538">
        <w:rPr>
          <w:rFonts w:hint="eastAsia"/>
          <w:color w:val="FF0000"/>
        </w:rPr>
        <w:t xml:space="preserve"> Therefore, a</w:t>
      </w:r>
      <w:r w:rsidR="000B567F" w:rsidRPr="009F5538">
        <w:rPr>
          <w:rFonts w:hint="eastAsia"/>
          <w:color w:val="FF0000"/>
        </w:rPr>
        <w:t xml:space="preserve">gricultural management </w:t>
      </w:r>
      <w:r w:rsidR="000559C2" w:rsidRPr="009F5538">
        <w:rPr>
          <w:rFonts w:hint="eastAsia"/>
          <w:color w:val="FF0000"/>
        </w:rPr>
        <w:t xml:space="preserve">should incorporate farming practices </w:t>
      </w:r>
      <w:r w:rsidR="005E1C0E" w:rsidRPr="009F5538">
        <w:rPr>
          <w:rFonts w:hint="eastAsia"/>
          <w:color w:val="FF0000"/>
        </w:rPr>
        <w:t>promoting</w:t>
      </w:r>
      <w:r w:rsidR="00F453AE" w:rsidRPr="009F5538">
        <w:rPr>
          <w:rFonts w:hint="eastAsia"/>
          <w:color w:val="FF0000"/>
        </w:rPr>
        <w:t xml:space="preserve"> arthropod</w:t>
      </w:r>
      <w:r w:rsidRPr="009F5538">
        <w:rPr>
          <w:rFonts w:hint="eastAsia"/>
          <w:color w:val="FF0000"/>
        </w:rPr>
        <w:t xml:space="preserve"> generalist predators in the field</w:t>
      </w:r>
      <w:r w:rsidR="00300A26" w:rsidRPr="009F5538">
        <w:rPr>
          <w:rFonts w:hint="eastAsia"/>
          <w:color w:val="FF0000"/>
        </w:rPr>
        <w:t xml:space="preserve"> to enhance biocontrol</w:t>
      </w:r>
    </w:p>
    <w:p w:rsidR="00D75A61" w:rsidRDefault="00D75A61">
      <w:pPr>
        <w:jc w:val="left"/>
        <w:rPr>
          <w:color w:val="FF0000"/>
        </w:rPr>
      </w:pPr>
    </w:p>
    <w:p w:rsidR="00D75A61" w:rsidRDefault="00204ED7">
      <w:pPr>
        <w:jc w:val="left"/>
        <w:rPr>
          <w:b/>
          <w:color w:val="FF0000"/>
        </w:rPr>
      </w:pPr>
      <w:r>
        <w:rPr>
          <w:b/>
          <w:color w:val="FF0000"/>
        </w:rPr>
        <w:br w:type="page"/>
      </w:r>
    </w:p>
    <w:p w:rsidR="00D75A61" w:rsidRDefault="00204ED7">
      <w:pPr>
        <w:jc w:val="left"/>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We thank Miaoli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s funded by Council of Agriculture, R.O.C..</w:t>
      </w:r>
    </w:p>
    <w:p w:rsidR="00D75A61" w:rsidRDefault="00204ED7">
      <w:pPr>
        <w:jc w:val="left"/>
        <w:rPr>
          <w:b/>
          <w:color w:val="FF0000"/>
        </w:rPr>
      </w:pPr>
      <w:r>
        <w:rPr>
          <w:b/>
          <w:color w:val="FF0000"/>
        </w:rPr>
        <w:br w:type="page"/>
      </w:r>
    </w:p>
    <w:p w:rsidR="00C62712" w:rsidRPr="00C62712" w:rsidRDefault="00F17792" w:rsidP="00C62712">
      <w:pPr>
        <w:pStyle w:val="EndNoteBibliographyTitle"/>
      </w:pPr>
      <w:r>
        <w:lastRenderedPageBreak/>
        <w:fldChar w:fldCharType="begin"/>
      </w:r>
      <w:r w:rsidR="00152402">
        <w:instrText xml:space="preserve"> ADDIN EN.REFLIST </w:instrText>
      </w:r>
      <w:r>
        <w:fldChar w:fldCharType="separate"/>
      </w:r>
      <w:r w:rsidR="00C62712" w:rsidRPr="00C62712">
        <w:t>Reference</w:t>
      </w:r>
    </w:p>
    <w:p w:rsidR="00C62712" w:rsidRPr="00C62712" w:rsidRDefault="00C62712" w:rsidP="00C62712">
      <w:pPr>
        <w:pStyle w:val="EndNoteBibliographyTitle"/>
      </w:pPr>
    </w:p>
    <w:p w:rsidR="00C62712" w:rsidRPr="00C62712" w:rsidRDefault="00C62712" w:rsidP="00C62712">
      <w:pPr>
        <w:pStyle w:val="EndNoteBibliography"/>
        <w:spacing w:after="0"/>
        <w:ind w:left="720" w:hanging="720"/>
      </w:pPr>
      <w:r w:rsidRPr="00C62712">
        <w:t xml:space="preserve">Albertini, A., S. Marchi, C. Ratti, G. Burgio, R. Petacchi, and S. Magagnoli. 2018. Bactrocera oleae pupae predation by Ocypus olens detected by molecular gut content analysis. BioControl </w:t>
      </w:r>
      <w:r w:rsidRPr="00C62712">
        <w:rPr>
          <w:b/>
        </w:rPr>
        <w:t>63</w:t>
      </w:r>
      <w:r w:rsidRPr="00C62712">
        <w:t>:227-239.</w:t>
      </w:r>
    </w:p>
    <w:p w:rsidR="00C62712" w:rsidRPr="00C62712" w:rsidRDefault="00C62712" w:rsidP="00C62712">
      <w:pPr>
        <w:pStyle w:val="EndNoteBibliography"/>
        <w:spacing w:after="0"/>
        <w:ind w:left="720" w:hanging="720"/>
      </w:pPr>
      <w:r w:rsidRPr="00C62712">
        <w:t>Altieri, M. A. 1999. The ecological role of biodiversity in agroecosystems. Pages 19-31  Invertebrate biodiversity as bioindicators of sustainable landscapes. Elsevier.</w:t>
      </w:r>
    </w:p>
    <w:p w:rsidR="00C62712" w:rsidRPr="00C62712" w:rsidRDefault="00C62712" w:rsidP="00C62712">
      <w:pPr>
        <w:pStyle w:val="EndNoteBibliography"/>
        <w:spacing w:after="0"/>
        <w:ind w:left="720" w:hanging="720"/>
      </w:pPr>
      <w:r w:rsidRPr="00C62712">
        <w:t xml:space="preserve">Altieri, M. A., and D. K. Letourneau. 1982. Vegetation management and biological control in agroecosystems. Crop Protection </w:t>
      </w:r>
      <w:r w:rsidRPr="00C62712">
        <w:rPr>
          <w:b/>
        </w:rPr>
        <w:t>1</w:t>
      </w:r>
      <w:r w:rsidRPr="00C62712">
        <w:t>:405-430.</w:t>
      </w:r>
    </w:p>
    <w:p w:rsidR="00C62712" w:rsidRPr="00C62712" w:rsidRDefault="00C62712" w:rsidP="00C62712">
      <w:pPr>
        <w:pStyle w:val="EndNoteBibliography"/>
        <w:spacing w:after="0"/>
        <w:ind w:left="720" w:hanging="720"/>
      </w:pPr>
      <w:r w:rsidRPr="00C62712">
        <w:t>Barbosa, P., and I. Castellanos. 2005. Ecology of predator-prey interactions. Oxford University Press.</w:t>
      </w:r>
    </w:p>
    <w:p w:rsidR="00C62712" w:rsidRPr="00C62712" w:rsidRDefault="00C62712" w:rsidP="00C62712">
      <w:pPr>
        <w:pStyle w:val="EndNoteBibliography"/>
        <w:spacing w:after="0"/>
        <w:ind w:left="720" w:hanging="720"/>
      </w:pPr>
      <w:r w:rsidRPr="00C62712">
        <w:t>Bengtsson, J., J. Ahnström, and A. C. WEIBULL. 2005. The effects of organic agriculture on biodiversity and abundance: a meta</w:t>
      </w:r>
      <w:r w:rsidRPr="00C62712">
        <w:rPr>
          <w:rFonts w:ascii="Cambria Math" w:hAnsi="Cambria Math" w:cs="Cambria Math"/>
        </w:rPr>
        <w:t>‐</w:t>
      </w:r>
      <w:r w:rsidRPr="00C62712">
        <w:t xml:space="preserve">analysis. Journal of Applied Ecology </w:t>
      </w:r>
      <w:r w:rsidRPr="00C62712">
        <w:rPr>
          <w:b/>
        </w:rPr>
        <w:t>42</w:t>
      </w:r>
      <w:r w:rsidRPr="00C62712">
        <w:t>:261-269.</w:t>
      </w:r>
    </w:p>
    <w:p w:rsidR="00C62712" w:rsidRPr="00C62712" w:rsidRDefault="00C62712" w:rsidP="00C62712">
      <w:pPr>
        <w:pStyle w:val="EndNoteBibliography"/>
        <w:spacing w:after="0"/>
        <w:ind w:left="720" w:hanging="720"/>
      </w:pPr>
      <w:r w:rsidRPr="00C62712">
        <w:t xml:space="preserve">Birkhofer, K., T. M. Bezemer, J. Bloem, M. Bonkowski, S. Christensen, D. Dubois, F. Ekelund, A. Fließbach, L. Gunst, and K. Hedlund. 2008. Long-term organic farming fosters below and aboveground biota: Implications for soil quality, biological control and productivity. Soil Biology and Biochemistry </w:t>
      </w:r>
      <w:r w:rsidRPr="00C62712">
        <w:rPr>
          <w:b/>
        </w:rPr>
        <w:t>40</w:t>
      </w:r>
      <w:r w:rsidRPr="00C62712">
        <w:t>:2297-2308.</w:t>
      </w:r>
    </w:p>
    <w:p w:rsidR="00C62712" w:rsidRPr="00C62712" w:rsidRDefault="00C62712" w:rsidP="00C62712">
      <w:pPr>
        <w:pStyle w:val="EndNoteBibliography"/>
        <w:spacing w:after="0"/>
        <w:ind w:left="720" w:hanging="720"/>
      </w:pPr>
      <w:r w:rsidRPr="00C62712">
        <w:t>Birkhofer, K., A. Fließbach, D. H. Wise, and S. Scheu. 2011. Arthropod food webs in organic and conventional wheat farming systems of an agricultural long</w:t>
      </w:r>
      <w:r w:rsidRPr="00C62712">
        <w:rPr>
          <w:rFonts w:ascii="Cambria Math" w:hAnsi="Cambria Math" w:cs="Cambria Math"/>
        </w:rPr>
        <w:t>‐</w:t>
      </w:r>
      <w:r w:rsidRPr="00C62712">
        <w:t xml:space="preserve">term experiment: a stable isotope approach. Agricultural and Forest Entomology </w:t>
      </w:r>
      <w:r w:rsidRPr="00C62712">
        <w:rPr>
          <w:b/>
        </w:rPr>
        <w:t>13</w:t>
      </w:r>
      <w:r w:rsidRPr="00C62712">
        <w:t>:197-204.</w:t>
      </w:r>
    </w:p>
    <w:p w:rsidR="00C62712" w:rsidRPr="00C62712" w:rsidRDefault="00C62712" w:rsidP="00C62712">
      <w:pPr>
        <w:pStyle w:val="EndNoteBibliography"/>
        <w:spacing w:after="0"/>
        <w:ind w:left="720" w:hanging="720"/>
      </w:pPr>
      <w:r w:rsidRPr="00C62712">
        <w:t xml:space="preserve">Blondel, J. 2003. Guilds or functional groups: does it matter? Oikos </w:t>
      </w:r>
      <w:r w:rsidRPr="00C62712">
        <w:rPr>
          <w:b/>
        </w:rPr>
        <w:t>100</w:t>
      </w:r>
      <w:r w:rsidRPr="00C62712">
        <w:t>:223-231.</w:t>
      </w:r>
    </w:p>
    <w:p w:rsidR="00C62712" w:rsidRPr="00C62712" w:rsidRDefault="00C62712" w:rsidP="00C62712">
      <w:pPr>
        <w:pStyle w:val="EndNoteBibliography"/>
        <w:spacing w:after="0"/>
        <w:ind w:left="720" w:hanging="720"/>
      </w:pPr>
      <w:r w:rsidRPr="00C62712">
        <w:t xml:space="preserve">Boecklen, W. J., C. T. Yarnes, B. A. Cook, and A. C. James. 2011. On the use of stable isotopes in trophic ecology. Annual review of ecology, evolution, and systematics </w:t>
      </w:r>
      <w:r w:rsidRPr="00C62712">
        <w:rPr>
          <w:b/>
        </w:rPr>
        <w:t>42</w:t>
      </w:r>
      <w:r w:rsidRPr="00C62712">
        <w:t>:411-440.</w:t>
      </w:r>
    </w:p>
    <w:p w:rsidR="00C62712" w:rsidRPr="00C62712" w:rsidRDefault="00C62712" w:rsidP="00C62712">
      <w:pPr>
        <w:pStyle w:val="EndNoteBibliography"/>
        <w:spacing w:after="0"/>
        <w:ind w:left="720" w:hanging="720"/>
      </w:pPr>
      <w:r w:rsidRPr="00C62712">
        <w:t xml:space="preserve">Campbell, B. M., D. J. Beare, E. M. Bennett, J. M. Hall-Spencer, J. S. Ingram, F. Jaramillo, R. Ortiz, N. Ramankutty, J. A. Sayer, and D. Shindell. 2017. Agriculture production as a major driver of the Earth system exceeding planetary boundaries. Ecology and Society </w:t>
      </w:r>
      <w:r w:rsidRPr="00C62712">
        <w:rPr>
          <w:b/>
        </w:rPr>
        <w:t>22</w:t>
      </w:r>
      <w:r w:rsidRPr="00C62712">
        <w:t>.</w:t>
      </w:r>
    </w:p>
    <w:p w:rsidR="00C62712" w:rsidRPr="00C62712" w:rsidRDefault="00C62712" w:rsidP="00C62712">
      <w:pPr>
        <w:pStyle w:val="EndNoteBibliography"/>
        <w:spacing w:after="0"/>
        <w:ind w:left="720" w:hanging="720"/>
      </w:pPr>
      <w:r w:rsidRPr="00C62712">
        <w:t xml:space="preserve">Caut, S., E. Angulo, and F. Courchamp. 2009. Variation in discrimination factors (Δ15N and Δ13C): the effect of diet isotopic values and applications for diet reconstruction. Journal of Applied Ecology </w:t>
      </w:r>
      <w:r w:rsidRPr="00C62712">
        <w:rPr>
          <w:b/>
        </w:rPr>
        <w:t>46</w:t>
      </w:r>
      <w:r w:rsidRPr="00C62712">
        <w:t>:443-453.</w:t>
      </w:r>
    </w:p>
    <w:p w:rsidR="00C62712" w:rsidRPr="00C62712" w:rsidRDefault="00C62712" w:rsidP="00C62712">
      <w:pPr>
        <w:pStyle w:val="EndNoteBibliography"/>
        <w:spacing w:after="0"/>
        <w:ind w:left="720" w:hanging="720"/>
      </w:pPr>
      <w:r w:rsidRPr="00C62712">
        <w:lastRenderedPageBreak/>
        <w:t xml:space="preserve">Diehl, E., V. L. Mader, V. Wolters, and K. Birkhofer. 2013. Management intensity and vegetation complexity affect web-building spiders and their prey. Oecologia </w:t>
      </w:r>
      <w:r w:rsidRPr="00C62712">
        <w:rPr>
          <w:b/>
        </w:rPr>
        <w:t>173</w:t>
      </w:r>
      <w:r w:rsidRPr="00C62712">
        <w:t>:579-589.</w:t>
      </w:r>
    </w:p>
    <w:p w:rsidR="00C62712" w:rsidRPr="00C62712" w:rsidRDefault="00C62712" w:rsidP="00C62712">
      <w:pPr>
        <w:pStyle w:val="EndNoteBibliography"/>
        <w:spacing w:after="0"/>
        <w:ind w:left="720" w:hanging="720"/>
      </w:pPr>
      <w:r w:rsidRPr="00C62712">
        <w:t xml:space="preserve">Dominik, C., R. Seppelt, F. G. Horgan, J. Settele, and T. Václavík. 2018. Landscape composition, configuration, and trophic interactions shape arthropod communities in rice agroecosystems. Journal of Applied Ecology </w:t>
      </w:r>
      <w:r w:rsidRPr="00C62712">
        <w:rPr>
          <w:b/>
        </w:rPr>
        <w:t>55</w:t>
      </w:r>
      <w:r w:rsidRPr="00C62712">
        <w:t>:2461-2472.</w:t>
      </w:r>
    </w:p>
    <w:p w:rsidR="00C62712" w:rsidRPr="00C62712" w:rsidRDefault="00C62712" w:rsidP="00C62712">
      <w:pPr>
        <w:pStyle w:val="EndNoteBibliography"/>
        <w:spacing w:after="0"/>
        <w:ind w:left="720" w:hanging="720"/>
      </w:pPr>
      <w:r w:rsidRPr="00C62712">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C62712" w:rsidRPr="00C62712" w:rsidRDefault="00C62712" w:rsidP="00C62712">
      <w:pPr>
        <w:pStyle w:val="EndNoteBibliography"/>
        <w:spacing w:after="0"/>
        <w:ind w:left="720" w:hanging="720"/>
      </w:pPr>
      <w:r w:rsidRPr="00C62712">
        <w:t>Eitzinger, B., N. Abrego, D. Gravel, T. Huotari, E. J. Vesterinen, and T. Roslin. 2019. Assessing changes in arthropod predator–prey interactions through DNA</w:t>
      </w:r>
      <w:r w:rsidRPr="00C62712">
        <w:rPr>
          <w:rFonts w:ascii="Cambria Math" w:hAnsi="Cambria Math" w:cs="Cambria Math"/>
        </w:rPr>
        <w:t>‐</w:t>
      </w:r>
      <w:r w:rsidRPr="00C62712">
        <w:t xml:space="preserve">based gut content analysis—variable environment, stable diet. Molecular Ecology </w:t>
      </w:r>
      <w:r w:rsidRPr="00C62712">
        <w:rPr>
          <w:b/>
        </w:rPr>
        <w:t>28</w:t>
      </w:r>
      <w:r w:rsidRPr="00C62712">
        <w:t>:266-280.</w:t>
      </w:r>
    </w:p>
    <w:p w:rsidR="00C62712" w:rsidRPr="00C62712" w:rsidRDefault="00C62712" w:rsidP="00C62712">
      <w:pPr>
        <w:pStyle w:val="EndNoteBibliography"/>
        <w:spacing w:after="0"/>
        <w:ind w:left="720" w:hanging="720"/>
      </w:pPr>
      <w:r w:rsidRPr="00C62712">
        <w:t>Eitzinger, B., and M. Traugott. 2011. Which prey sustains cold</w:t>
      </w:r>
      <w:r w:rsidRPr="00C62712">
        <w:rPr>
          <w:rFonts w:ascii="Cambria Math" w:hAnsi="Cambria Math" w:cs="Cambria Math"/>
        </w:rPr>
        <w:t>‐</w:t>
      </w:r>
      <w:r w:rsidRPr="00C62712">
        <w:t>adapted invertebrate generalist predators in arable land? Examining prey choices by molecular gut</w:t>
      </w:r>
      <w:r w:rsidRPr="00C62712">
        <w:rPr>
          <w:rFonts w:ascii="Cambria Math" w:hAnsi="Cambria Math" w:cs="Cambria Math"/>
        </w:rPr>
        <w:t>‐</w:t>
      </w:r>
      <w:r w:rsidRPr="00C62712">
        <w:t xml:space="preserve">content analysis. Journal of Applied Ecology </w:t>
      </w:r>
      <w:r w:rsidRPr="00C62712">
        <w:rPr>
          <w:b/>
        </w:rPr>
        <w:t>48</w:t>
      </w:r>
      <w:r w:rsidRPr="00C62712">
        <w:t>:591-599.</w:t>
      </w:r>
    </w:p>
    <w:p w:rsidR="00C62712" w:rsidRPr="00C62712" w:rsidRDefault="00C62712" w:rsidP="00C62712">
      <w:pPr>
        <w:pStyle w:val="EndNoteBibliography"/>
        <w:spacing w:after="0"/>
        <w:ind w:left="720" w:hanging="720"/>
      </w:pPr>
      <w:r w:rsidRPr="00C62712">
        <w:t>Fox, J., and S. Weisberg. 2018. An R companion to applied regression. Sage publications.</w:t>
      </w:r>
    </w:p>
    <w:p w:rsidR="00C62712" w:rsidRPr="00C62712" w:rsidRDefault="00C62712" w:rsidP="00C62712">
      <w:pPr>
        <w:pStyle w:val="EndNoteBibliography"/>
        <w:spacing w:after="0"/>
        <w:ind w:left="720" w:hanging="720"/>
      </w:pPr>
      <w:r w:rsidRPr="00C62712">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C62712">
        <w:rPr>
          <w:b/>
        </w:rPr>
        <w:t>11</w:t>
      </w:r>
      <w:r w:rsidRPr="00C62712">
        <w:t>:97-105.</w:t>
      </w:r>
    </w:p>
    <w:p w:rsidR="00C62712" w:rsidRPr="00C62712" w:rsidRDefault="00C62712" w:rsidP="00C62712">
      <w:pPr>
        <w:pStyle w:val="EndNoteBibliography"/>
        <w:spacing w:after="0"/>
        <w:ind w:left="720" w:hanging="720"/>
      </w:pPr>
      <w:r w:rsidRPr="00C62712">
        <w:t xml:space="preserve">Gomiero, T., D. Pimentel, and M. G. Paoletti. 2011. Is there a need for a more sustainable agriculture? Critical reviews in plant sciences </w:t>
      </w:r>
      <w:r w:rsidRPr="00C62712">
        <w:rPr>
          <w:b/>
        </w:rPr>
        <w:t>30</w:t>
      </w:r>
      <w:r w:rsidRPr="00C62712">
        <w:t>:6-23.</w:t>
      </w:r>
    </w:p>
    <w:p w:rsidR="00C62712" w:rsidRPr="00C62712" w:rsidRDefault="00C62712" w:rsidP="00C62712">
      <w:pPr>
        <w:pStyle w:val="EndNoteBibliography"/>
        <w:spacing w:after="0"/>
        <w:ind w:left="720" w:hanging="720"/>
      </w:pPr>
      <w:r w:rsidRPr="00C62712">
        <w:t xml:space="preserve">Guedes, R., G. Smagghe, J. Stark, and N. Desneux. 2016. Pesticide-induced stress in arthropod pests for optimized integrated pest management programs. Annual review of entomology </w:t>
      </w:r>
      <w:r w:rsidRPr="00C62712">
        <w:rPr>
          <w:b/>
        </w:rPr>
        <w:t>61</w:t>
      </w:r>
      <w:r w:rsidRPr="00C62712">
        <w:t>:43-62.</w:t>
      </w:r>
    </w:p>
    <w:p w:rsidR="00C62712" w:rsidRPr="00C62712" w:rsidRDefault="00C62712" w:rsidP="00C62712">
      <w:pPr>
        <w:pStyle w:val="EndNoteBibliography"/>
        <w:spacing w:after="0"/>
        <w:ind w:left="720" w:hanging="720"/>
      </w:pPr>
      <w:r w:rsidRPr="00C62712">
        <w:t xml:space="preserve">Hardin, M. R., B. Benrey, M. Coll, W. O. Lamp, G. K. Roderick, and P. Barbosa. 1995. Arthropod pest resurgence: an overview of potential mechanisms. Crop Protection </w:t>
      </w:r>
      <w:r w:rsidRPr="00C62712">
        <w:rPr>
          <w:b/>
        </w:rPr>
        <w:t>14</w:t>
      </w:r>
      <w:r w:rsidRPr="00C62712">
        <w:t>:3-18.</w:t>
      </w:r>
    </w:p>
    <w:p w:rsidR="00C62712" w:rsidRPr="00C62712" w:rsidRDefault="00C62712" w:rsidP="00C62712">
      <w:pPr>
        <w:pStyle w:val="EndNoteBibliography"/>
        <w:spacing w:after="0"/>
        <w:ind w:left="720" w:hanging="720"/>
      </w:pPr>
      <w:r w:rsidRPr="00C62712">
        <w:t xml:space="preserve">Hothorn, T., F. Bretz, and P. Westfall. 2008. Simultaneous inference in general parametric models. Biometrical Journal: Journal of Mathematical Methods in Biosciences </w:t>
      </w:r>
      <w:r w:rsidRPr="00C62712">
        <w:rPr>
          <w:b/>
        </w:rPr>
        <w:t>50</w:t>
      </w:r>
      <w:r w:rsidRPr="00C62712">
        <w:t>:346-363.</w:t>
      </w:r>
    </w:p>
    <w:p w:rsidR="00C62712" w:rsidRPr="00C62712" w:rsidRDefault="00C62712" w:rsidP="00C62712">
      <w:pPr>
        <w:pStyle w:val="EndNoteBibliography"/>
        <w:spacing w:after="0"/>
        <w:ind w:left="720" w:hanging="720"/>
      </w:pPr>
      <w:r w:rsidRPr="00C62712">
        <w:lastRenderedPageBreak/>
        <w:t xml:space="preserve">Hsu, G.-C., J.-A. Ou, and C.-K. Ho. 2021. Pest consumption by generalist arthropod predators increases with crop stage in both organic and conventional farms. Ecosphere </w:t>
      </w:r>
      <w:r w:rsidRPr="00C62712">
        <w:rPr>
          <w:b/>
        </w:rPr>
        <w:t>12</w:t>
      </w:r>
      <w:r w:rsidRPr="00C62712">
        <w:t>:e03625.</w:t>
      </w:r>
    </w:p>
    <w:p w:rsidR="00C62712" w:rsidRPr="00C62712" w:rsidRDefault="00C62712" w:rsidP="00C62712">
      <w:pPr>
        <w:pStyle w:val="EndNoteBibliography"/>
        <w:spacing w:after="0"/>
        <w:ind w:left="720" w:hanging="720"/>
      </w:pPr>
      <w:r w:rsidRPr="00C62712">
        <w:t xml:space="preserve">Huang, H., and P. Yang. 1987. The ancient cultured citrus ant. BioScience </w:t>
      </w:r>
      <w:r w:rsidRPr="00C62712">
        <w:rPr>
          <w:b/>
        </w:rPr>
        <w:t>37</w:t>
      </w:r>
      <w:r w:rsidRPr="00C62712">
        <w:t>:665-671.</w:t>
      </w:r>
    </w:p>
    <w:p w:rsidR="00C62712" w:rsidRPr="00C62712" w:rsidRDefault="00C62712" w:rsidP="00C62712">
      <w:pPr>
        <w:pStyle w:val="EndNoteBibliography"/>
        <w:spacing w:after="0"/>
        <w:ind w:left="720" w:hanging="720"/>
      </w:pPr>
      <w:r w:rsidRPr="00C62712">
        <w:t xml:space="preserve">Ingrao, A. J., J. Schmidt, J. Jubenville, A. Grode, L. Komondy, D. VanderZee, and Z. Szendrei. 2017. Biocontrol on the edge: Field margin habitats in asparagus fields influence natural enemy-pest interactions. Agriculture, Ecosystems &amp; Environment </w:t>
      </w:r>
      <w:r w:rsidRPr="00C62712">
        <w:rPr>
          <w:b/>
        </w:rPr>
        <w:t>243</w:t>
      </w:r>
      <w:r w:rsidRPr="00C62712">
        <w:t>:47-54.</w:t>
      </w:r>
    </w:p>
    <w:p w:rsidR="00C62712" w:rsidRPr="00C62712" w:rsidRDefault="00C62712" w:rsidP="00C62712">
      <w:pPr>
        <w:pStyle w:val="EndNoteBibliography"/>
        <w:spacing w:after="0"/>
        <w:ind w:left="720" w:hanging="720"/>
      </w:pPr>
      <w:r w:rsidRPr="00C62712">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C62712">
        <w:rPr>
          <w:b/>
        </w:rPr>
        <w:t>115</w:t>
      </w:r>
      <w:r w:rsidRPr="00C62712">
        <w:t>:E7863-E7870.</w:t>
      </w:r>
    </w:p>
    <w:p w:rsidR="00C62712" w:rsidRPr="00C62712" w:rsidRDefault="00C62712" w:rsidP="00C62712">
      <w:pPr>
        <w:pStyle w:val="EndNoteBibliography"/>
        <w:spacing w:after="0"/>
        <w:ind w:left="720" w:hanging="720"/>
      </w:pPr>
      <w:r w:rsidRPr="00C62712">
        <w:t xml:space="preserve">Kehoe, L., A. Romero-Muñoz, E. Polaina, L. Estes, H. Kreft, and T. Kuemmerle. 2017. Biodiversity at risk under future cropland expansion and intensification. Nature Ecology &amp; Evolution </w:t>
      </w:r>
      <w:r w:rsidRPr="00C62712">
        <w:rPr>
          <w:b/>
        </w:rPr>
        <w:t>1</w:t>
      </w:r>
      <w:r w:rsidRPr="00C62712">
        <w:t>:1129-1135.</w:t>
      </w:r>
    </w:p>
    <w:p w:rsidR="00C62712" w:rsidRPr="00C62712" w:rsidRDefault="00C62712" w:rsidP="00C62712">
      <w:pPr>
        <w:pStyle w:val="EndNoteBibliography"/>
        <w:spacing w:after="0"/>
        <w:ind w:left="720" w:hanging="720"/>
      </w:pPr>
      <w:r w:rsidRPr="00C62712">
        <w:t xml:space="preserve">Krey, K. L., C. K. Blubaugh, E. G. Chapman, C. A. Lynch, G. B. Snyder, A. S. Jensen, Z. Fu, D. A. Prischmann-Voldseth, J. D. Harwood, and W. E. Snyder. 2017. Generalist predators consume spider mites despite the presence of alternative prey. Biological Control </w:t>
      </w:r>
      <w:r w:rsidRPr="00C62712">
        <w:rPr>
          <w:b/>
        </w:rPr>
        <w:t>115</w:t>
      </w:r>
      <w:r w:rsidRPr="00C62712">
        <w:t>:157-164.</w:t>
      </w:r>
    </w:p>
    <w:p w:rsidR="00C62712" w:rsidRPr="00C62712" w:rsidRDefault="00C62712" w:rsidP="00C62712">
      <w:pPr>
        <w:pStyle w:val="EndNoteBibliography"/>
        <w:spacing w:after="0"/>
        <w:ind w:left="720" w:hanging="720"/>
      </w:pPr>
      <w:r w:rsidRPr="00C62712">
        <w:t xml:space="preserve">Kuusk, A.-K., and B. Ekbom. 2012. Feeding habits of lycosid spiders in field habitats. Journal of Pest Science </w:t>
      </w:r>
      <w:r w:rsidRPr="00C62712">
        <w:rPr>
          <w:b/>
        </w:rPr>
        <w:t>85</w:t>
      </w:r>
      <w:r w:rsidRPr="00C62712">
        <w:t>:253-260.</w:t>
      </w:r>
    </w:p>
    <w:p w:rsidR="00C62712" w:rsidRPr="00C62712" w:rsidRDefault="00C62712" w:rsidP="00C62712">
      <w:pPr>
        <w:pStyle w:val="EndNoteBibliography"/>
        <w:spacing w:after="0"/>
        <w:ind w:left="720" w:hanging="720"/>
      </w:pPr>
      <w:r w:rsidRPr="00C62712">
        <w:t>Layman, C. A., M. S. Araujo, R. Boucek, C. M. Hammerschlag</w:t>
      </w:r>
      <w:r w:rsidRPr="00C62712">
        <w:rPr>
          <w:rFonts w:ascii="Cambria Math" w:hAnsi="Cambria Math" w:cs="Cambria Math"/>
        </w:rPr>
        <w:t>‐</w:t>
      </w:r>
      <w:r w:rsidRPr="00C62712">
        <w:t>Peyer, E. Harrison, Z. R. Jud, P. Matich, A. E. Rosenblatt, J. J. Vaudo, and L. A. Yeager. 2012. Applying stable isotopes to examine food</w:t>
      </w:r>
      <w:r w:rsidRPr="00C62712">
        <w:rPr>
          <w:rFonts w:ascii="Cambria Math" w:hAnsi="Cambria Math" w:cs="Cambria Math"/>
        </w:rPr>
        <w:t>‐</w:t>
      </w:r>
      <w:r w:rsidRPr="00C62712">
        <w:t xml:space="preserve">web structure: an overview of analytical tools. Biological Reviews </w:t>
      </w:r>
      <w:r w:rsidRPr="00C62712">
        <w:rPr>
          <w:b/>
        </w:rPr>
        <w:t>87</w:t>
      </w:r>
      <w:r w:rsidRPr="00C62712">
        <w:t>:545-562.</w:t>
      </w:r>
    </w:p>
    <w:p w:rsidR="00C62712" w:rsidRPr="00C62712" w:rsidRDefault="00C62712" w:rsidP="00C62712">
      <w:pPr>
        <w:pStyle w:val="EndNoteBibliography"/>
        <w:spacing w:after="0"/>
        <w:ind w:left="720" w:hanging="720"/>
      </w:pPr>
      <w:r w:rsidRPr="00C62712">
        <w:t xml:space="preserve">Lenth, R., and M. R. Lenth. 2018. Package ‘lsmeans’. The American Statistician </w:t>
      </w:r>
      <w:r w:rsidRPr="00C62712">
        <w:rPr>
          <w:b/>
        </w:rPr>
        <w:t>34</w:t>
      </w:r>
      <w:r w:rsidRPr="00C62712">
        <w:t>:216-221.</w:t>
      </w:r>
    </w:p>
    <w:p w:rsidR="00C62712" w:rsidRPr="00C62712" w:rsidRDefault="00C62712" w:rsidP="00C62712">
      <w:pPr>
        <w:pStyle w:val="EndNoteBibliography"/>
        <w:spacing w:after="0"/>
        <w:ind w:left="720" w:hanging="720"/>
      </w:pPr>
      <w:r w:rsidRPr="00C62712">
        <w:t>Lichtenberg, E. M., C. M. Kennedy, C. Kremen, P. Batary, F. Berendse, R. Bommarco, N. A. Bosque</w:t>
      </w:r>
      <w:r w:rsidRPr="00C62712">
        <w:rPr>
          <w:rFonts w:ascii="Cambria Math" w:hAnsi="Cambria Math" w:cs="Cambria Math"/>
        </w:rPr>
        <w:t>‐</w:t>
      </w:r>
      <w:r w:rsidRPr="00C62712">
        <w:t xml:space="preserve">Pérez, L. G. Carvalheiro, W. E. Snyder, and N. M. Williams. 2017. A global synthesis of the effects of diversified farming systems on arthropod diversity within fields and across agricultural landscapes. Global change biology </w:t>
      </w:r>
      <w:r w:rsidRPr="00C62712">
        <w:rPr>
          <w:b/>
        </w:rPr>
        <w:t>23</w:t>
      </w:r>
      <w:r w:rsidRPr="00C62712">
        <w:t>:4946-4957.</w:t>
      </w:r>
    </w:p>
    <w:p w:rsidR="00C62712" w:rsidRPr="00C62712" w:rsidRDefault="00C62712" w:rsidP="00C62712">
      <w:pPr>
        <w:pStyle w:val="EndNoteBibliography"/>
        <w:spacing w:after="0"/>
        <w:ind w:left="720" w:hanging="720"/>
      </w:pPr>
      <w:r w:rsidRPr="00C62712">
        <w:t xml:space="preserve">Michalko, R., S. Pekár, and M. H. Entling. 2019. An updated perspective on spiders as generalist predators in biological control. Oecologia </w:t>
      </w:r>
      <w:r w:rsidRPr="00C62712">
        <w:rPr>
          <w:b/>
        </w:rPr>
        <w:t>189</w:t>
      </w:r>
      <w:r w:rsidRPr="00C62712">
        <w:t>:21-36.</w:t>
      </w:r>
    </w:p>
    <w:p w:rsidR="00C62712" w:rsidRPr="00C62712" w:rsidRDefault="00C62712" w:rsidP="00C62712">
      <w:pPr>
        <w:pStyle w:val="EndNoteBibliography"/>
        <w:spacing w:after="0"/>
        <w:ind w:left="720" w:hanging="720"/>
      </w:pPr>
      <w:r w:rsidRPr="00C62712">
        <w:t>Newton, J. 2016. Stable isotopes as tools in ecological research. eLS:1-8.</w:t>
      </w:r>
    </w:p>
    <w:p w:rsidR="00C62712" w:rsidRPr="00C62712" w:rsidRDefault="00C62712" w:rsidP="00C62712">
      <w:pPr>
        <w:pStyle w:val="EndNoteBibliography"/>
        <w:spacing w:after="0"/>
        <w:ind w:left="720" w:hanging="720"/>
      </w:pPr>
      <w:r w:rsidRPr="00C62712">
        <w:lastRenderedPageBreak/>
        <w:t xml:space="preserve">Phillips, D. L., and P. L. Koch. 2002. Incorporating concentration dependence in stable isotope mixing models. Oecologia </w:t>
      </w:r>
      <w:r w:rsidRPr="00C62712">
        <w:rPr>
          <w:b/>
        </w:rPr>
        <w:t>130</w:t>
      </w:r>
      <w:r w:rsidRPr="00C62712">
        <w:t>:114-125.</w:t>
      </w:r>
    </w:p>
    <w:p w:rsidR="00C62712" w:rsidRPr="00C62712" w:rsidRDefault="00C62712" w:rsidP="00C62712">
      <w:pPr>
        <w:pStyle w:val="EndNoteBibliography"/>
        <w:spacing w:after="0"/>
        <w:ind w:left="720" w:hanging="720"/>
      </w:pPr>
      <w:r w:rsidRPr="00C62712">
        <w:t xml:space="preserve">Post, D. M. 2002. Using stable isotopes to estimate trophic position: models, methods, and assumptions. Ecology </w:t>
      </w:r>
      <w:r w:rsidRPr="00C62712">
        <w:rPr>
          <w:b/>
        </w:rPr>
        <w:t>83</w:t>
      </w:r>
      <w:r w:rsidRPr="00C62712">
        <w:t>:703-718.</w:t>
      </w:r>
    </w:p>
    <w:p w:rsidR="00C62712" w:rsidRPr="00C62712" w:rsidRDefault="00C62712" w:rsidP="00C62712">
      <w:pPr>
        <w:pStyle w:val="EndNoteBibliography"/>
        <w:spacing w:after="0"/>
        <w:ind w:left="720" w:hanging="720"/>
      </w:pPr>
      <w:r w:rsidRPr="00C62712">
        <w:t>R Core Team. 2020. R: A language and environment for statistical computing. R Foundation for Statistical Computing, Vienna, Austria.</w:t>
      </w:r>
    </w:p>
    <w:p w:rsidR="00C62712" w:rsidRPr="00C62712" w:rsidRDefault="00C62712" w:rsidP="00C62712">
      <w:pPr>
        <w:pStyle w:val="EndNoteBibliography"/>
        <w:spacing w:after="0"/>
        <w:ind w:left="720" w:hanging="720"/>
      </w:pPr>
      <w:r w:rsidRPr="00C62712">
        <w:t>Roubinet, E., K. Birkhofer, G. Malsher, K. Staudacher, B. Ekbom, M. Traugott, and M. Jonsson. 2017. Diet of generalist predators reflects effects of cropping period and farming system on extra</w:t>
      </w:r>
      <w:r w:rsidRPr="00C62712">
        <w:rPr>
          <w:rFonts w:ascii="Cambria Math" w:hAnsi="Cambria Math" w:cs="Cambria Math"/>
        </w:rPr>
        <w:t>‐</w:t>
      </w:r>
      <w:r w:rsidRPr="00C62712">
        <w:t xml:space="preserve">and intraguild prey. Ecological Applications </w:t>
      </w:r>
      <w:r w:rsidRPr="00C62712">
        <w:rPr>
          <w:b/>
        </w:rPr>
        <w:t>27</w:t>
      </w:r>
      <w:r w:rsidRPr="00C62712">
        <w:t>:1167-1177.</w:t>
      </w:r>
    </w:p>
    <w:p w:rsidR="00C62712" w:rsidRPr="00C62712" w:rsidRDefault="00C62712" w:rsidP="00C62712">
      <w:pPr>
        <w:pStyle w:val="EndNoteBibliography"/>
        <w:spacing w:after="0"/>
        <w:ind w:left="720" w:hanging="720"/>
      </w:pPr>
      <w:r w:rsidRPr="00C62712">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C62712">
        <w:rPr>
          <w:b/>
        </w:rPr>
        <w:t>221</w:t>
      </w:r>
      <w:r w:rsidRPr="00C62712">
        <w:t>:198-204.</w:t>
      </w:r>
    </w:p>
    <w:p w:rsidR="00C62712" w:rsidRPr="00C62712" w:rsidRDefault="00C62712" w:rsidP="00C62712">
      <w:pPr>
        <w:pStyle w:val="EndNoteBibliography"/>
        <w:spacing w:after="0"/>
        <w:ind w:left="720" w:hanging="720"/>
      </w:pPr>
      <w:r w:rsidRPr="00C62712">
        <w:t xml:space="preserve">Settle, W. H., H. Ariawan, E. T. Astuti, W. Cahyana, A. L. Hakim, D. Hindayana, and A. S. Lestari. 1996. Managing tropical rice pests through conservation of generalist natural enemies and alternative prey. Ecology </w:t>
      </w:r>
      <w:r w:rsidRPr="00C62712">
        <w:rPr>
          <w:b/>
        </w:rPr>
        <w:t>77</w:t>
      </w:r>
      <w:r w:rsidRPr="00C62712">
        <w:t>:1975-1988.</w:t>
      </w:r>
    </w:p>
    <w:p w:rsidR="00C62712" w:rsidRPr="00C62712" w:rsidRDefault="00C62712" w:rsidP="00C62712">
      <w:pPr>
        <w:pStyle w:val="EndNoteBibliography"/>
        <w:spacing w:after="0"/>
        <w:ind w:left="720" w:hanging="720"/>
      </w:pPr>
      <w:r w:rsidRPr="00C62712">
        <w:t xml:space="preserve">Stiling, P., and T. Cornelissen. 2005. What makes a successful biocontrol agent? A meta-analysis of biological control agent performance. Biological Control </w:t>
      </w:r>
      <w:r w:rsidRPr="00C62712">
        <w:rPr>
          <w:b/>
        </w:rPr>
        <w:t>34</w:t>
      </w:r>
      <w:r w:rsidRPr="00C62712">
        <w:t>:236-246.</w:t>
      </w:r>
    </w:p>
    <w:p w:rsidR="00C62712" w:rsidRPr="00C62712" w:rsidRDefault="00C62712" w:rsidP="00C62712">
      <w:pPr>
        <w:pStyle w:val="EndNoteBibliography"/>
        <w:spacing w:after="0"/>
        <w:ind w:left="720" w:hanging="720"/>
      </w:pPr>
      <w:r w:rsidRPr="00C62712">
        <w:t>Stock, B., and B. Semmens. 2017. MixSIAR GUI user manual v3. 1. San Diego.</w:t>
      </w:r>
    </w:p>
    <w:p w:rsidR="00C62712" w:rsidRPr="00C62712" w:rsidRDefault="00C62712" w:rsidP="00C62712">
      <w:pPr>
        <w:pStyle w:val="EndNoteBibliography"/>
        <w:spacing w:after="0"/>
        <w:ind w:left="720" w:hanging="720"/>
      </w:pPr>
      <w:r w:rsidRPr="00C62712">
        <w:t xml:space="preserve">Stock, B. C., and B. X. Semmens. 2016. Unifying error structures in commonly used biotracer mixing models. Ecology </w:t>
      </w:r>
      <w:r w:rsidRPr="00C62712">
        <w:rPr>
          <w:b/>
        </w:rPr>
        <w:t>97</w:t>
      </w:r>
      <w:r w:rsidRPr="00C62712">
        <w:t>:2562-2569.</w:t>
      </w:r>
    </w:p>
    <w:p w:rsidR="00C62712" w:rsidRPr="00C62712" w:rsidRDefault="00C62712" w:rsidP="00C62712">
      <w:pPr>
        <w:pStyle w:val="EndNoteBibliography"/>
        <w:spacing w:after="0"/>
        <w:ind w:left="720" w:hanging="720"/>
      </w:pPr>
      <w:r w:rsidRPr="00C62712">
        <w:t xml:space="preserve">Symondson, W., K. Sunderland, and M. Greenstone. 2002. Can generalist predators be effective biocontrol agents? Annual review of entomology </w:t>
      </w:r>
      <w:r w:rsidRPr="00C62712">
        <w:rPr>
          <w:b/>
        </w:rPr>
        <w:t>47</w:t>
      </w:r>
      <w:r w:rsidRPr="00C62712">
        <w:t>:561-594.</w:t>
      </w:r>
    </w:p>
    <w:p w:rsidR="00C62712" w:rsidRPr="00C62712" w:rsidRDefault="00C62712" w:rsidP="00C62712">
      <w:pPr>
        <w:pStyle w:val="EndNoteBibliography"/>
        <w:spacing w:after="0"/>
        <w:ind w:left="720" w:hanging="720"/>
      </w:pPr>
      <w:r w:rsidRPr="00C62712">
        <w:t xml:space="preserve">Wise, D. H., D. M. Moldenhauer, and J. Halaj. 2006. Using stable isotopes to reveal shifts in prey consumption by generalist predators. Ecological Applications </w:t>
      </w:r>
      <w:r w:rsidRPr="00C62712">
        <w:rPr>
          <w:b/>
        </w:rPr>
        <w:t>16</w:t>
      </w:r>
      <w:r w:rsidRPr="00C62712">
        <w:t>:865-876.</w:t>
      </w:r>
    </w:p>
    <w:p w:rsidR="00C62712" w:rsidRPr="00C62712" w:rsidRDefault="00C62712" w:rsidP="00C62712">
      <w:pPr>
        <w:pStyle w:val="EndNoteBibliography"/>
        <w:ind w:left="720" w:hanging="720"/>
      </w:pPr>
      <w:r w:rsidRPr="00C62712">
        <w:t xml:space="preserve">Zeileis, A., F. Cribari-Neto, B. Gruen, I. Kosmidis, A. B. Simas, A. V. Rocha, and M. A. Zeileis. 2016. Package ‘betareg’. R package </w:t>
      </w:r>
      <w:r w:rsidRPr="00C62712">
        <w:rPr>
          <w:b/>
        </w:rPr>
        <w:t>3</w:t>
      </w:r>
      <w:r w:rsidRPr="00C62712">
        <w:t>:2.</w:t>
      </w:r>
    </w:p>
    <w:p w:rsidR="00D75A61" w:rsidRDefault="00F17792">
      <w:pPr>
        <w:jc w:val="left"/>
        <w:rPr>
          <w:color w:val="FF0000"/>
        </w:rPr>
      </w:pPr>
      <w:r>
        <w:rPr>
          <w:color w:val="FF0000"/>
        </w:rPr>
        <w:fldChar w:fldCharType="end"/>
      </w:r>
    </w:p>
    <w:p w:rsidR="007E1A3C" w:rsidRDefault="007E1A3C" w:rsidP="00537515">
      <w:pPr>
        <w:jc w:val="left"/>
        <w:rPr>
          <w:color w:val="FF0000"/>
        </w:rPr>
      </w:pPr>
    </w:p>
    <w:p w:rsidR="001A2D5C" w:rsidRDefault="001A2D5C">
      <w:pPr>
        <w:rPr>
          <w:b/>
          <w:bCs/>
          <w:szCs w:val="24"/>
        </w:rPr>
      </w:pPr>
      <w:r>
        <w:rPr>
          <w:b/>
          <w:bCs/>
          <w:szCs w:val="24"/>
        </w:rPr>
        <w:br w:type="page"/>
      </w:r>
    </w:p>
    <w:p w:rsidR="007E1A3C" w:rsidRPr="007E1A3C" w:rsidRDefault="007E1A3C" w:rsidP="007E1A3C">
      <w:pPr>
        <w:spacing w:line="480" w:lineRule="auto"/>
        <w:jc w:val="center"/>
        <w:rPr>
          <w:b/>
          <w:bCs/>
          <w:szCs w:val="24"/>
        </w:rPr>
      </w:pPr>
      <w:r w:rsidRPr="007E1A3C">
        <w:rPr>
          <w:rFonts w:hint="eastAsia"/>
          <w:b/>
          <w:bCs/>
          <w:szCs w:val="24"/>
        </w:rPr>
        <w:lastRenderedPageBreak/>
        <w:t>Appendix S1</w:t>
      </w:r>
    </w:p>
    <w:p w:rsidR="007E1A3C" w:rsidRPr="007A69E2" w:rsidRDefault="007E1A3C" w:rsidP="007E1A3C">
      <w:pPr>
        <w:spacing w:line="480" w:lineRule="auto"/>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ins w:id="50" w:author="CK NTU" w:date="2021-08-10T14:43:00Z">
        <w:r w:rsidR="00512913">
          <w:rPr>
            <w:bCs/>
            <w:sz w:val="24"/>
            <w:szCs w:val="24"/>
          </w:rPr>
          <w:t>s</w:t>
        </w:r>
      </w:ins>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Clubionidae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Oxyopidae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Tetragnathidae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Thomisidae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r w:rsidRPr="007A69E2">
              <w:rPr>
                <w:bCs/>
                <w:sz w:val="24"/>
                <w:szCs w:val="24"/>
              </w:rPr>
              <w:t>Carabidae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Cicadellidae/</w:t>
            </w:r>
            <w:r w:rsidRPr="007A69E2">
              <w:rPr>
                <w:i/>
                <w:sz w:val="24"/>
                <w:szCs w:val="24"/>
              </w:rPr>
              <w:t>Nephotettix</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Delphacidae/</w:t>
            </w:r>
            <w:r w:rsidRPr="007A69E2">
              <w:rPr>
                <w:i/>
                <w:sz w:val="24"/>
                <w:szCs w:val="24"/>
              </w:rPr>
              <w:t>Nilaparvata</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Lygaeidae/</w:t>
            </w:r>
            <w:r w:rsidRPr="007A69E2">
              <w:rPr>
                <w:i/>
                <w:sz w:val="24"/>
                <w:szCs w:val="24"/>
              </w:rPr>
              <w:t>Pachybrachius</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Pentatomidae/</w:t>
            </w:r>
            <w:r w:rsidRPr="007A69E2">
              <w:rPr>
                <w:i/>
                <w:sz w:val="24"/>
                <w:szCs w:val="24"/>
              </w:rPr>
              <w:t>Scotinophara</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Hesperiidae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Pyralidae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rPr>
              <w:t>Nymphalidae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Pyrgomorphidae/</w:t>
            </w:r>
            <w:r w:rsidRPr="007A69E2">
              <w:rPr>
                <w:i/>
                <w:sz w:val="24"/>
                <w:szCs w:val="24"/>
              </w:rPr>
              <w:t>Atractomorpha</w:t>
            </w:r>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Chrysomelidae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Chironomidae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Chloropidae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Ephydridae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Muscidae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Sphaeroceridae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Stratiomyidae</w:t>
            </w:r>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tcPr>
          <w:p w:rsidR="009339D8" w:rsidRPr="007A69E2" w:rsidRDefault="009339D8">
            <w:pPr>
              <w:rPr>
                <w:sz w:val="24"/>
                <w:szCs w:val="24"/>
              </w:rPr>
            </w:pPr>
            <w:r w:rsidRPr="007A69E2">
              <w:rPr>
                <w:sz w:val="24"/>
                <w:szCs w:val="24"/>
              </w:rPr>
              <w:t>Tephritidae</w:t>
            </w:r>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Tetrigidae</w:t>
            </w:r>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Clubionidae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Oxyopidae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Tetragnathidae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Thomisidae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Alydidae/</w:t>
            </w:r>
            <w:r w:rsidRPr="0064052E">
              <w:rPr>
                <w:i/>
                <w:sz w:val="24"/>
                <w:szCs w:val="24"/>
              </w:rPr>
              <w:t>Leptocorisa</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Cicadellidae/</w:t>
            </w:r>
            <w:r w:rsidRPr="0064052E">
              <w:rPr>
                <w:i/>
                <w:sz w:val="24"/>
                <w:szCs w:val="24"/>
              </w:rPr>
              <w:t>Nephotettix</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Delphacidae/</w:t>
            </w:r>
            <w:r w:rsidRPr="0064052E">
              <w:rPr>
                <w:i/>
                <w:sz w:val="24"/>
                <w:szCs w:val="24"/>
              </w:rPr>
              <w:t>Nilaparvata</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Lygaeidae/</w:t>
            </w:r>
            <w:r w:rsidRPr="0064052E">
              <w:rPr>
                <w:i/>
                <w:sz w:val="24"/>
                <w:szCs w:val="24"/>
              </w:rPr>
              <w:t>Pachybrachius</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Pentatomidae/</w:t>
            </w:r>
            <w:r w:rsidRPr="0064052E">
              <w:rPr>
                <w:i/>
                <w:sz w:val="24"/>
                <w:szCs w:val="24"/>
              </w:rPr>
              <w:t>Scotinophara</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Hesperiidae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Pyralidae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Pyrgomorphidae/</w:t>
            </w:r>
            <w:r w:rsidRPr="0064052E">
              <w:rPr>
                <w:i/>
                <w:sz w:val="24"/>
                <w:szCs w:val="24"/>
              </w:rPr>
              <w:t>Atractomorpha</w:t>
            </w:r>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Chrysomelidae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Chironomidae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Chloropidae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Ephydridae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Muscidae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Sciomyzidae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Stratiomyidae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Tetrigidae</w:t>
            </w:r>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Clubionidae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Oxyopidae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Tetragnathidae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Thomisidae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r w:rsidRPr="00930047">
              <w:rPr>
                <w:sz w:val="24"/>
              </w:rPr>
              <w:t>Diptera</w:t>
            </w:r>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Alydidae/</w:t>
            </w:r>
            <w:r w:rsidRPr="00930047">
              <w:rPr>
                <w:i/>
                <w:sz w:val="24"/>
                <w:szCs w:val="24"/>
              </w:rPr>
              <w:t>Leptocorisa</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Cicadellidae/</w:t>
            </w:r>
            <w:r w:rsidRPr="00930047">
              <w:rPr>
                <w:i/>
                <w:sz w:val="24"/>
                <w:szCs w:val="24"/>
              </w:rPr>
              <w:t>Nephotettix</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Delphacidae/</w:t>
            </w:r>
            <w:r w:rsidRPr="00930047">
              <w:rPr>
                <w:i/>
                <w:sz w:val="24"/>
                <w:szCs w:val="24"/>
              </w:rPr>
              <w:t>Nilaparvata</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Lygaeidae/</w:t>
            </w:r>
            <w:r w:rsidRPr="00930047">
              <w:rPr>
                <w:i/>
                <w:sz w:val="24"/>
                <w:szCs w:val="24"/>
              </w:rPr>
              <w:t>Pachybrachius</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41DCB">
              <w:rPr>
                <w:sz w:val="24"/>
                <w:szCs w:val="24"/>
              </w:rPr>
              <w:t>Miridae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Pentatomidae/</w:t>
            </w:r>
            <w:r w:rsidRPr="00930047">
              <w:rPr>
                <w:i/>
                <w:sz w:val="24"/>
                <w:szCs w:val="24"/>
              </w:rPr>
              <w:t>Scotinophara</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Ricaniidae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Hesperiidae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41DCB">
              <w:rPr>
                <w:sz w:val="24"/>
                <w:szCs w:val="24"/>
              </w:rPr>
              <w:t>Nymphalidae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Pyralidae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Pyrgomorphidae/</w:t>
            </w:r>
            <w:r w:rsidRPr="00930047">
              <w:rPr>
                <w:i/>
                <w:sz w:val="24"/>
                <w:szCs w:val="24"/>
              </w:rPr>
              <w:t>Atractomorpha</w:t>
            </w:r>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Chrysomelidae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lastRenderedPageBreak/>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Calliphoridae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Chironomidae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Chloropidae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Ephydridae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41DCB">
              <w:rPr>
                <w:sz w:val="24"/>
                <w:szCs w:val="24"/>
              </w:rPr>
              <w:t>Lauxaniidae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Muscidae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r w:rsidRPr="0029093B">
              <w:rPr>
                <w:sz w:val="24"/>
                <w:szCs w:val="24"/>
              </w:rPr>
              <w:t>Platystomatidae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r w:rsidRPr="0029093B">
              <w:rPr>
                <w:sz w:val="24"/>
                <w:szCs w:val="24"/>
              </w:rPr>
              <w:t>Sarcophagidae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Sciomyzidae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Sphaeroceridae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Stratiomyidae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Tephritidae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Tetrigidae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Tridactylidae</w:t>
            </w:r>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af3"/>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C20D7D" w:rsidRPr="00C20D7D" w:rsidTr="004C26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sidRPr="00320313">
              <w:rPr>
                <w:rFonts w:cs="Arial"/>
                <w:b w:val="0"/>
                <w:i/>
                <w:color w:val="auto"/>
                <w:sz w:val="22"/>
              </w:rPr>
              <w:t>n</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bl>
    <w:p w:rsidR="008D38D9" w:rsidRDefault="008D38D9" w:rsidP="004328AE">
      <w:pPr>
        <w:rPr>
          <w:b/>
          <w:color w:val="FF0000"/>
          <w:sz w:val="24"/>
          <w:szCs w:val="24"/>
        </w:rPr>
      </w:pPr>
      <w:r>
        <w:rPr>
          <w:b/>
          <w:color w:val="FF0000"/>
          <w:sz w:val="24"/>
          <w:szCs w:val="24"/>
        </w:rPr>
        <w:br w:type="page"/>
      </w: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Pr="0096617B" w:rsidRDefault="00CC2918" w:rsidP="00CC2918">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(i)</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sectPr w:rsidR="00CC2918" w:rsidRPr="0096617B"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58E" w:rsidRDefault="001C758E" w:rsidP="00436F36">
      <w:pPr>
        <w:spacing w:after="0" w:line="240" w:lineRule="auto"/>
      </w:pPr>
      <w:r>
        <w:separator/>
      </w:r>
    </w:p>
  </w:endnote>
  <w:endnote w:type="continuationSeparator" w:id="0">
    <w:p w:rsidR="001C758E" w:rsidRDefault="001C758E" w:rsidP="0043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docPartObj>
        <w:docPartGallery w:val="Page Numbers (Bottom of Page)"/>
        <w:docPartUnique/>
      </w:docPartObj>
    </w:sdtPr>
    <w:sdtEndPr/>
    <w:sdtContent>
      <w:p w:rsidR="00301047" w:rsidRDefault="00301047">
        <w:pPr>
          <w:pStyle w:val="a6"/>
          <w:jc w:val="center"/>
        </w:pPr>
        <w:r>
          <w:fldChar w:fldCharType="begin"/>
        </w:r>
        <w:r>
          <w:instrText xml:space="preserve"> PAGE   \* MERGEFORMAT </w:instrText>
        </w:r>
        <w:r>
          <w:fldChar w:fldCharType="separate"/>
        </w:r>
        <w:r w:rsidR="00D61787" w:rsidRPr="00D61787">
          <w:rPr>
            <w:noProof/>
            <w:lang w:val="zh-TW"/>
          </w:rPr>
          <w:t>24</w:t>
        </w:r>
        <w:r>
          <w:rPr>
            <w:noProof/>
            <w:lang w:val="zh-TW"/>
          </w:rPr>
          <w:fldChar w:fldCharType="end"/>
        </w:r>
      </w:p>
    </w:sdtContent>
  </w:sdt>
  <w:p w:rsidR="00301047" w:rsidRDefault="0030104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58E" w:rsidRDefault="001C758E" w:rsidP="00436F36">
      <w:pPr>
        <w:spacing w:after="0" w:line="240" w:lineRule="auto"/>
      </w:pPr>
      <w:r>
        <w:separator/>
      </w:r>
    </w:p>
  </w:footnote>
  <w:footnote w:type="continuationSeparator" w:id="0">
    <w:p w:rsidR="001C758E" w:rsidRDefault="001C758E" w:rsidP="0043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17"/>
  </w:num>
  <w:num w:numId="4">
    <w:abstractNumId w:val="14"/>
  </w:num>
  <w:num w:numId="5">
    <w:abstractNumId w:val="9"/>
  </w:num>
  <w:num w:numId="6">
    <w:abstractNumId w:val="20"/>
  </w:num>
  <w:num w:numId="7">
    <w:abstractNumId w:val="10"/>
  </w:num>
  <w:num w:numId="8">
    <w:abstractNumId w:val="6"/>
  </w:num>
  <w:num w:numId="9">
    <w:abstractNumId w:val="8"/>
  </w:num>
  <w:num w:numId="10">
    <w:abstractNumId w:val="13"/>
  </w:num>
  <w:num w:numId="11">
    <w:abstractNumId w:val="7"/>
  </w:num>
  <w:num w:numId="12">
    <w:abstractNumId w:val="19"/>
  </w:num>
  <w:num w:numId="13">
    <w:abstractNumId w:val="4"/>
  </w:num>
  <w:num w:numId="14">
    <w:abstractNumId w:val="16"/>
  </w:num>
  <w:num w:numId="15">
    <w:abstractNumId w:val="15"/>
  </w:num>
  <w:num w:numId="16">
    <w:abstractNumId w:val="5"/>
  </w:num>
  <w:num w:numId="17">
    <w:abstractNumId w:val="11"/>
  </w:num>
  <w:num w:numId="18">
    <w:abstractNumId w:val="18"/>
  </w:num>
  <w:num w:numId="19">
    <w:abstractNumId w:val="12"/>
  </w:num>
  <w:num w:numId="20">
    <w:abstractNumId w:val="2"/>
  </w:num>
  <w:num w:numId="2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None" w15:userId="CK NT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5&lt;/item&gt;&lt;item&gt;67&lt;/item&gt;&lt;item&gt;68&lt;/item&gt;&lt;item&gt;69&lt;/item&gt;&lt;/record-ids&gt;&lt;/item&gt;&lt;/Libraries&gt;"/>
  </w:docVars>
  <w:rsids>
    <w:rsidRoot w:val="00D42777"/>
    <w:rsid w:val="00000A40"/>
    <w:rsid w:val="00001602"/>
    <w:rsid w:val="00004624"/>
    <w:rsid w:val="0000463B"/>
    <w:rsid w:val="00004CB1"/>
    <w:rsid w:val="00013048"/>
    <w:rsid w:val="00013C53"/>
    <w:rsid w:val="000149C2"/>
    <w:rsid w:val="00014AF1"/>
    <w:rsid w:val="0001519A"/>
    <w:rsid w:val="000156FA"/>
    <w:rsid w:val="000172F2"/>
    <w:rsid w:val="000217C6"/>
    <w:rsid w:val="0002225A"/>
    <w:rsid w:val="000224F9"/>
    <w:rsid w:val="00022B2E"/>
    <w:rsid w:val="000250B1"/>
    <w:rsid w:val="0002741D"/>
    <w:rsid w:val="00030E82"/>
    <w:rsid w:val="00031331"/>
    <w:rsid w:val="0003200F"/>
    <w:rsid w:val="00033C59"/>
    <w:rsid w:val="000345DA"/>
    <w:rsid w:val="00035728"/>
    <w:rsid w:val="00036011"/>
    <w:rsid w:val="00036600"/>
    <w:rsid w:val="000407BE"/>
    <w:rsid w:val="00041DC9"/>
    <w:rsid w:val="00041F7F"/>
    <w:rsid w:val="00042B18"/>
    <w:rsid w:val="0004362B"/>
    <w:rsid w:val="00043B14"/>
    <w:rsid w:val="00044150"/>
    <w:rsid w:val="0004569E"/>
    <w:rsid w:val="000463C7"/>
    <w:rsid w:val="000473B8"/>
    <w:rsid w:val="0005026C"/>
    <w:rsid w:val="00051F54"/>
    <w:rsid w:val="0005561A"/>
    <w:rsid w:val="000559C2"/>
    <w:rsid w:val="00056867"/>
    <w:rsid w:val="00061BE1"/>
    <w:rsid w:val="00061E6A"/>
    <w:rsid w:val="00062BF0"/>
    <w:rsid w:val="000648D6"/>
    <w:rsid w:val="0006502E"/>
    <w:rsid w:val="00066EB6"/>
    <w:rsid w:val="0007116C"/>
    <w:rsid w:val="00071CCE"/>
    <w:rsid w:val="00071F2B"/>
    <w:rsid w:val="0007315A"/>
    <w:rsid w:val="00074BF0"/>
    <w:rsid w:val="00075790"/>
    <w:rsid w:val="0007643E"/>
    <w:rsid w:val="0008367E"/>
    <w:rsid w:val="000879DD"/>
    <w:rsid w:val="00087F1A"/>
    <w:rsid w:val="00091F51"/>
    <w:rsid w:val="0009527C"/>
    <w:rsid w:val="00095909"/>
    <w:rsid w:val="000A1BEC"/>
    <w:rsid w:val="000A4536"/>
    <w:rsid w:val="000A570E"/>
    <w:rsid w:val="000A7E3B"/>
    <w:rsid w:val="000B2BD9"/>
    <w:rsid w:val="000B38EC"/>
    <w:rsid w:val="000B3AF1"/>
    <w:rsid w:val="000B4181"/>
    <w:rsid w:val="000B44A7"/>
    <w:rsid w:val="000B567F"/>
    <w:rsid w:val="000B5778"/>
    <w:rsid w:val="000B6209"/>
    <w:rsid w:val="000B700A"/>
    <w:rsid w:val="000B75C1"/>
    <w:rsid w:val="000C0BC5"/>
    <w:rsid w:val="000C18E9"/>
    <w:rsid w:val="000C20B3"/>
    <w:rsid w:val="000C5F48"/>
    <w:rsid w:val="000D09BE"/>
    <w:rsid w:val="000D0D80"/>
    <w:rsid w:val="000D28E8"/>
    <w:rsid w:val="000E0BCA"/>
    <w:rsid w:val="000E4192"/>
    <w:rsid w:val="000E4BA2"/>
    <w:rsid w:val="000E4F50"/>
    <w:rsid w:val="000E5A15"/>
    <w:rsid w:val="000E5FA0"/>
    <w:rsid w:val="000E73F9"/>
    <w:rsid w:val="000F0127"/>
    <w:rsid w:val="000F14D4"/>
    <w:rsid w:val="000F4FDA"/>
    <w:rsid w:val="000F5316"/>
    <w:rsid w:val="0010016E"/>
    <w:rsid w:val="00101BB3"/>
    <w:rsid w:val="0010424A"/>
    <w:rsid w:val="0010455D"/>
    <w:rsid w:val="00105143"/>
    <w:rsid w:val="0010677C"/>
    <w:rsid w:val="00106961"/>
    <w:rsid w:val="00107B01"/>
    <w:rsid w:val="001112F0"/>
    <w:rsid w:val="00112767"/>
    <w:rsid w:val="00112B27"/>
    <w:rsid w:val="00112E77"/>
    <w:rsid w:val="00113608"/>
    <w:rsid w:val="00116D5A"/>
    <w:rsid w:val="00120498"/>
    <w:rsid w:val="00120C1A"/>
    <w:rsid w:val="00121FC4"/>
    <w:rsid w:val="001234C0"/>
    <w:rsid w:val="00125087"/>
    <w:rsid w:val="001253D8"/>
    <w:rsid w:val="00125C04"/>
    <w:rsid w:val="0013131B"/>
    <w:rsid w:val="00131DFF"/>
    <w:rsid w:val="00131ED2"/>
    <w:rsid w:val="0013258F"/>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FFD"/>
    <w:rsid w:val="00163BC0"/>
    <w:rsid w:val="00164FC0"/>
    <w:rsid w:val="001704A5"/>
    <w:rsid w:val="00171E30"/>
    <w:rsid w:val="00172116"/>
    <w:rsid w:val="00173B2E"/>
    <w:rsid w:val="001754EF"/>
    <w:rsid w:val="00176C39"/>
    <w:rsid w:val="00176DAF"/>
    <w:rsid w:val="0018255F"/>
    <w:rsid w:val="00182AAC"/>
    <w:rsid w:val="00183D2C"/>
    <w:rsid w:val="00183D8F"/>
    <w:rsid w:val="00184E61"/>
    <w:rsid w:val="00190C3D"/>
    <w:rsid w:val="00191500"/>
    <w:rsid w:val="0019228E"/>
    <w:rsid w:val="00192B6D"/>
    <w:rsid w:val="00192CBD"/>
    <w:rsid w:val="00194584"/>
    <w:rsid w:val="00194A27"/>
    <w:rsid w:val="001961A8"/>
    <w:rsid w:val="00196EAB"/>
    <w:rsid w:val="0019769D"/>
    <w:rsid w:val="00197D93"/>
    <w:rsid w:val="001A0461"/>
    <w:rsid w:val="001A2D5C"/>
    <w:rsid w:val="001A40F8"/>
    <w:rsid w:val="001A7D00"/>
    <w:rsid w:val="001B0E5B"/>
    <w:rsid w:val="001B1443"/>
    <w:rsid w:val="001B21B5"/>
    <w:rsid w:val="001B5110"/>
    <w:rsid w:val="001C080D"/>
    <w:rsid w:val="001C1120"/>
    <w:rsid w:val="001C1520"/>
    <w:rsid w:val="001C1D30"/>
    <w:rsid w:val="001C2366"/>
    <w:rsid w:val="001C3DEB"/>
    <w:rsid w:val="001C476F"/>
    <w:rsid w:val="001C484E"/>
    <w:rsid w:val="001C4A4E"/>
    <w:rsid w:val="001C6084"/>
    <w:rsid w:val="001C60E7"/>
    <w:rsid w:val="001C6887"/>
    <w:rsid w:val="001C7035"/>
    <w:rsid w:val="001C758E"/>
    <w:rsid w:val="001C7AD8"/>
    <w:rsid w:val="001C7C21"/>
    <w:rsid w:val="001D1589"/>
    <w:rsid w:val="001D1BCC"/>
    <w:rsid w:val="001D220C"/>
    <w:rsid w:val="001D57CE"/>
    <w:rsid w:val="001D6D6F"/>
    <w:rsid w:val="001D7CA8"/>
    <w:rsid w:val="001E2647"/>
    <w:rsid w:val="001E2783"/>
    <w:rsid w:val="001E48A3"/>
    <w:rsid w:val="001E4C77"/>
    <w:rsid w:val="001E7488"/>
    <w:rsid w:val="001E7E9F"/>
    <w:rsid w:val="001F1840"/>
    <w:rsid w:val="001F1F80"/>
    <w:rsid w:val="001F208A"/>
    <w:rsid w:val="001F32C1"/>
    <w:rsid w:val="001F3E9C"/>
    <w:rsid w:val="001F5652"/>
    <w:rsid w:val="001F5F58"/>
    <w:rsid w:val="00204ED7"/>
    <w:rsid w:val="00205C88"/>
    <w:rsid w:val="00206451"/>
    <w:rsid w:val="00206598"/>
    <w:rsid w:val="00206ADB"/>
    <w:rsid w:val="002100D1"/>
    <w:rsid w:val="00210338"/>
    <w:rsid w:val="002130F8"/>
    <w:rsid w:val="00213658"/>
    <w:rsid w:val="002149F2"/>
    <w:rsid w:val="00220138"/>
    <w:rsid w:val="00221344"/>
    <w:rsid w:val="00222924"/>
    <w:rsid w:val="00222EE9"/>
    <w:rsid w:val="0022310B"/>
    <w:rsid w:val="00227F61"/>
    <w:rsid w:val="0023008D"/>
    <w:rsid w:val="0023438F"/>
    <w:rsid w:val="002352BD"/>
    <w:rsid w:val="00236339"/>
    <w:rsid w:val="00236D7E"/>
    <w:rsid w:val="002376C2"/>
    <w:rsid w:val="0024115D"/>
    <w:rsid w:val="00241A31"/>
    <w:rsid w:val="00241D22"/>
    <w:rsid w:val="00243D34"/>
    <w:rsid w:val="00243E28"/>
    <w:rsid w:val="00243F06"/>
    <w:rsid w:val="00245311"/>
    <w:rsid w:val="00246117"/>
    <w:rsid w:val="002474F4"/>
    <w:rsid w:val="0024789C"/>
    <w:rsid w:val="002530B5"/>
    <w:rsid w:val="00253EE1"/>
    <w:rsid w:val="0025615A"/>
    <w:rsid w:val="0025683B"/>
    <w:rsid w:val="00256ECB"/>
    <w:rsid w:val="00257F83"/>
    <w:rsid w:val="0026112A"/>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22"/>
    <w:rsid w:val="00275CF9"/>
    <w:rsid w:val="0027649C"/>
    <w:rsid w:val="0027670F"/>
    <w:rsid w:val="00280246"/>
    <w:rsid w:val="0028230F"/>
    <w:rsid w:val="002833FE"/>
    <w:rsid w:val="002841F5"/>
    <w:rsid w:val="00284B99"/>
    <w:rsid w:val="00285826"/>
    <w:rsid w:val="002858A2"/>
    <w:rsid w:val="00285BE8"/>
    <w:rsid w:val="0029093B"/>
    <w:rsid w:val="00290A94"/>
    <w:rsid w:val="00291F2E"/>
    <w:rsid w:val="002941A5"/>
    <w:rsid w:val="00294705"/>
    <w:rsid w:val="002A0194"/>
    <w:rsid w:val="002A056D"/>
    <w:rsid w:val="002A1468"/>
    <w:rsid w:val="002A2F89"/>
    <w:rsid w:val="002A302D"/>
    <w:rsid w:val="002A38F1"/>
    <w:rsid w:val="002A3DCC"/>
    <w:rsid w:val="002A4CF4"/>
    <w:rsid w:val="002A5540"/>
    <w:rsid w:val="002A7AF3"/>
    <w:rsid w:val="002B238E"/>
    <w:rsid w:val="002B374B"/>
    <w:rsid w:val="002B4144"/>
    <w:rsid w:val="002B46FB"/>
    <w:rsid w:val="002B6FB9"/>
    <w:rsid w:val="002C0592"/>
    <w:rsid w:val="002C097E"/>
    <w:rsid w:val="002C2F27"/>
    <w:rsid w:val="002C31C5"/>
    <w:rsid w:val="002C399B"/>
    <w:rsid w:val="002C4136"/>
    <w:rsid w:val="002C4BDB"/>
    <w:rsid w:val="002C6AF2"/>
    <w:rsid w:val="002C7297"/>
    <w:rsid w:val="002C75D8"/>
    <w:rsid w:val="002C776C"/>
    <w:rsid w:val="002D0B0F"/>
    <w:rsid w:val="002D1F15"/>
    <w:rsid w:val="002D239A"/>
    <w:rsid w:val="002D2F13"/>
    <w:rsid w:val="002D58EC"/>
    <w:rsid w:val="002D6718"/>
    <w:rsid w:val="002E3129"/>
    <w:rsid w:val="002E3F05"/>
    <w:rsid w:val="002E464E"/>
    <w:rsid w:val="002E4CDD"/>
    <w:rsid w:val="002F02A4"/>
    <w:rsid w:val="002F3214"/>
    <w:rsid w:val="002F79B4"/>
    <w:rsid w:val="002F7AEF"/>
    <w:rsid w:val="00300464"/>
    <w:rsid w:val="00300A26"/>
    <w:rsid w:val="00301047"/>
    <w:rsid w:val="003010B1"/>
    <w:rsid w:val="00301577"/>
    <w:rsid w:val="003030F4"/>
    <w:rsid w:val="00304F9D"/>
    <w:rsid w:val="00305BF0"/>
    <w:rsid w:val="00307172"/>
    <w:rsid w:val="003121E0"/>
    <w:rsid w:val="00312541"/>
    <w:rsid w:val="00312D75"/>
    <w:rsid w:val="00313426"/>
    <w:rsid w:val="00313555"/>
    <w:rsid w:val="0031387E"/>
    <w:rsid w:val="00314992"/>
    <w:rsid w:val="00314ACB"/>
    <w:rsid w:val="00314CA3"/>
    <w:rsid w:val="003154C0"/>
    <w:rsid w:val="003160B2"/>
    <w:rsid w:val="00316454"/>
    <w:rsid w:val="00316D0F"/>
    <w:rsid w:val="003170DE"/>
    <w:rsid w:val="00317344"/>
    <w:rsid w:val="0032027C"/>
    <w:rsid w:val="00320313"/>
    <w:rsid w:val="00320BEF"/>
    <w:rsid w:val="00320F0A"/>
    <w:rsid w:val="00322479"/>
    <w:rsid w:val="00323DB3"/>
    <w:rsid w:val="00324FAA"/>
    <w:rsid w:val="0032521B"/>
    <w:rsid w:val="00327D0D"/>
    <w:rsid w:val="003309A6"/>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FFB"/>
    <w:rsid w:val="00357F27"/>
    <w:rsid w:val="003632C1"/>
    <w:rsid w:val="00363A24"/>
    <w:rsid w:val="00364101"/>
    <w:rsid w:val="00364374"/>
    <w:rsid w:val="00366565"/>
    <w:rsid w:val="00366BE9"/>
    <w:rsid w:val="00372355"/>
    <w:rsid w:val="003757DA"/>
    <w:rsid w:val="00377976"/>
    <w:rsid w:val="00377FF3"/>
    <w:rsid w:val="00382AA7"/>
    <w:rsid w:val="00383452"/>
    <w:rsid w:val="00385854"/>
    <w:rsid w:val="00385EF3"/>
    <w:rsid w:val="00386AF8"/>
    <w:rsid w:val="00387176"/>
    <w:rsid w:val="003913A1"/>
    <w:rsid w:val="00391435"/>
    <w:rsid w:val="00392EAA"/>
    <w:rsid w:val="00393A46"/>
    <w:rsid w:val="00394F26"/>
    <w:rsid w:val="00395187"/>
    <w:rsid w:val="003951AB"/>
    <w:rsid w:val="00395EFB"/>
    <w:rsid w:val="0039689D"/>
    <w:rsid w:val="003A162C"/>
    <w:rsid w:val="003A24EE"/>
    <w:rsid w:val="003A4D3F"/>
    <w:rsid w:val="003A5939"/>
    <w:rsid w:val="003A6621"/>
    <w:rsid w:val="003A6B29"/>
    <w:rsid w:val="003A77F6"/>
    <w:rsid w:val="003B0180"/>
    <w:rsid w:val="003B0643"/>
    <w:rsid w:val="003B109A"/>
    <w:rsid w:val="003B1379"/>
    <w:rsid w:val="003B1666"/>
    <w:rsid w:val="003B1B09"/>
    <w:rsid w:val="003B2918"/>
    <w:rsid w:val="003B2A18"/>
    <w:rsid w:val="003B3BE9"/>
    <w:rsid w:val="003B4FF3"/>
    <w:rsid w:val="003B59D1"/>
    <w:rsid w:val="003C114A"/>
    <w:rsid w:val="003C1DCD"/>
    <w:rsid w:val="003C26F7"/>
    <w:rsid w:val="003C3ACD"/>
    <w:rsid w:val="003C3D12"/>
    <w:rsid w:val="003C514A"/>
    <w:rsid w:val="003C5254"/>
    <w:rsid w:val="003C7391"/>
    <w:rsid w:val="003D0445"/>
    <w:rsid w:val="003D0FF1"/>
    <w:rsid w:val="003D1641"/>
    <w:rsid w:val="003D1645"/>
    <w:rsid w:val="003D2487"/>
    <w:rsid w:val="003D3468"/>
    <w:rsid w:val="003D35BF"/>
    <w:rsid w:val="003D3B32"/>
    <w:rsid w:val="003D4C59"/>
    <w:rsid w:val="003D55AF"/>
    <w:rsid w:val="003D560F"/>
    <w:rsid w:val="003D6737"/>
    <w:rsid w:val="003E06E1"/>
    <w:rsid w:val="003E0EB0"/>
    <w:rsid w:val="003E44CD"/>
    <w:rsid w:val="003E45B6"/>
    <w:rsid w:val="003E6784"/>
    <w:rsid w:val="003E7ADF"/>
    <w:rsid w:val="003F0C20"/>
    <w:rsid w:val="003F1668"/>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17BAF"/>
    <w:rsid w:val="0042052D"/>
    <w:rsid w:val="004205E8"/>
    <w:rsid w:val="0042429F"/>
    <w:rsid w:val="00424A99"/>
    <w:rsid w:val="004255CA"/>
    <w:rsid w:val="00430CA6"/>
    <w:rsid w:val="004328AE"/>
    <w:rsid w:val="004357DA"/>
    <w:rsid w:val="00436F36"/>
    <w:rsid w:val="00437C53"/>
    <w:rsid w:val="00440750"/>
    <w:rsid w:val="004433AA"/>
    <w:rsid w:val="00444F40"/>
    <w:rsid w:val="004462DB"/>
    <w:rsid w:val="00453109"/>
    <w:rsid w:val="004539A5"/>
    <w:rsid w:val="00455069"/>
    <w:rsid w:val="00456537"/>
    <w:rsid w:val="00457C79"/>
    <w:rsid w:val="00460D93"/>
    <w:rsid w:val="00462CDE"/>
    <w:rsid w:val="00463564"/>
    <w:rsid w:val="00472E1E"/>
    <w:rsid w:val="00474E52"/>
    <w:rsid w:val="0047727C"/>
    <w:rsid w:val="00477383"/>
    <w:rsid w:val="00482868"/>
    <w:rsid w:val="00482F4B"/>
    <w:rsid w:val="004845E4"/>
    <w:rsid w:val="004851E8"/>
    <w:rsid w:val="00485588"/>
    <w:rsid w:val="00486704"/>
    <w:rsid w:val="004911AF"/>
    <w:rsid w:val="004923AD"/>
    <w:rsid w:val="00492C70"/>
    <w:rsid w:val="00492CB0"/>
    <w:rsid w:val="00493237"/>
    <w:rsid w:val="004933AE"/>
    <w:rsid w:val="00493463"/>
    <w:rsid w:val="0049355B"/>
    <w:rsid w:val="00493576"/>
    <w:rsid w:val="004951D4"/>
    <w:rsid w:val="00497C2E"/>
    <w:rsid w:val="004A080C"/>
    <w:rsid w:val="004A0ACE"/>
    <w:rsid w:val="004A25D8"/>
    <w:rsid w:val="004A6175"/>
    <w:rsid w:val="004A6498"/>
    <w:rsid w:val="004A6DEB"/>
    <w:rsid w:val="004A7445"/>
    <w:rsid w:val="004B0313"/>
    <w:rsid w:val="004B0FE1"/>
    <w:rsid w:val="004B6277"/>
    <w:rsid w:val="004B7EDD"/>
    <w:rsid w:val="004C0E88"/>
    <w:rsid w:val="004C2360"/>
    <w:rsid w:val="004C263D"/>
    <w:rsid w:val="004C3600"/>
    <w:rsid w:val="004C751E"/>
    <w:rsid w:val="004C7F88"/>
    <w:rsid w:val="004E0B8B"/>
    <w:rsid w:val="004E1CDA"/>
    <w:rsid w:val="004E2EA8"/>
    <w:rsid w:val="004E456B"/>
    <w:rsid w:val="004E473F"/>
    <w:rsid w:val="004E77BB"/>
    <w:rsid w:val="004F108D"/>
    <w:rsid w:val="004F10D2"/>
    <w:rsid w:val="004F4F66"/>
    <w:rsid w:val="004F6145"/>
    <w:rsid w:val="004F7C02"/>
    <w:rsid w:val="004F7E85"/>
    <w:rsid w:val="00501CB1"/>
    <w:rsid w:val="0050217F"/>
    <w:rsid w:val="00502EDC"/>
    <w:rsid w:val="00503AC6"/>
    <w:rsid w:val="00504EA3"/>
    <w:rsid w:val="005104E5"/>
    <w:rsid w:val="0051126A"/>
    <w:rsid w:val="005114D8"/>
    <w:rsid w:val="00511690"/>
    <w:rsid w:val="00512913"/>
    <w:rsid w:val="00513729"/>
    <w:rsid w:val="00514D55"/>
    <w:rsid w:val="0051786E"/>
    <w:rsid w:val="00523A6D"/>
    <w:rsid w:val="00524869"/>
    <w:rsid w:val="00524990"/>
    <w:rsid w:val="005267DA"/>
    <w:rsid w:val="00527105"/>
    <w:rsid w:val="0052775B"/>
    <w:rsid w:val="00527D1B"/>
    <w:rsid w:val="00531A9E"/>
    <w:rsid w:val="00531C71"/>
    <w:rsid w:val="005325F6"/>
    <w:rsid w:val="005328C5"/>
    <w:rsid w:val="00533635"/>
    <w:rsid w:val="005336A4"/>
    <w:rsid w:val="00537515"/>
    <w:rsid w:val="00537994"/>
    <w:rsid w:val="005451A9"/>
    <w:rsid w:val="005500E1"/>
    <w:rsid w:val="0055121E"/>
    <w:rsid w:val="00551746"/>
    <w:rsid w:val="00552AC5"/>
    <w:rsid w:val="005561EE"/>
    <w:rsid w:val="00556E87"/>
    <w:rsid w:val="00560B7B"/>
    <w:rsid w:val="005622D0"/>
    <w:rsid w:val="00564A95"/>
    <w:rsid w:val="00564B84"/>
    <w:rsid w:val="00566249"/>
    <w:rsid w:val="00566D77"/>
    <w:rsid w:val="005673AC"/>
    <w:rsid w:val="00567E5C"/>
    <w:rsid w:val="00571921"/>
    <w:rsid w:val="005720E8"/>
    <w:rsid w:val="0057433B"/>
    <w:rsid w:val="00574690"/>
    <w:rsid w:val="00574AE1"/>
    <w:rsid w:val="005765F7"/>
    <w:rsid w:val="005817F2"/>
    <w:rsid w:val="0058535E"/>
    <w:rsid w:val="00586963"/>
    <w:rsid w:val="00590A2C"/>
    <w:rsid w:val="00592600"/>
    <w:rsid w:val="005928EA"/>
    <w:rsid w:val="005938DE"/>
    <w:rsid w:val="00593DE5"/>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A42"/>
    <w:rsid w:val="005C0A64"/>
    <w:rsid w:val="005C0F05"/>
    <w:rsid w:val="005C1141"/>
    <w:rsid w:val="005C120F"/>
    <w:rsid w:val="005C2415"/>
    <w:rsid w:val="005C3505"/>
    <w:rsid w:val="005C4F3C"/>
    <w:rsid w:val="005C53AA"/>
    <w:rsid w:val="005C58ED"/>
    <w:rsid w:val="005C5F94"/>
    <w:rsid w:val="005C6053"/>
    <w:rsid w:val="005C615C"/>
    <w:rsid w:val="005C6C11"/>
    <w:rsid w:val="005D0078"/>
    <w:rsid w:val="005D3C97"/>
    <w:rsid w:val="005D3DA3"/>
    <w:rsid w:val="005D50EB"/>
    <w:rsid w:val="005D5EBD"/>
    <w:rsid w:val="005E1C0E"/>
    <w:rsid w:val="005E3DCA"/>
    <w:rsid w:val="005E54CC"/>
    <w:rsid w:val="005E562D"/>
    <w:rsid w:val="005E5D2F"/>
    <w:rsid w:val="005F548E"/>
    <w:rsid w:val="00600275"/>
    <w:rsid w:val="00601F0F"/>
    <w:rsid w:val="00605BE8"/>
    <w:rsid w:val="00606188"/>
    <w:rsid w:val="006107DB"/>
    <w:rsid w:val="006119F5"/>
    <w:rsid w:val="00612244"/>
    <w:rsid w:val="006200DB"/>
    <w:rsid w:val="00620BAB"/>
    <w:rsid w:val="00621330"/>
    <w:rsid w:val="006213FB"/>
    <w:rsid w:val="006220FD"/>
    <w:rsid w:val="006242D9"/>
    <w:rsid w:val="00624400"/>
    <w:rsid w:val="006267B9"/>
    <w:rsid w:val="00627C7D"/>
    <w:rsid w:val="00631E16"/>
    <w:rsid w:val="006321B3"/>
    <w:rsid w:val="0063358C"/>
    <w:rsid w:val="00633B7D"/>
    <w:rsid w:val="006340A9"/>
    <w:rsid w:val="0064052E"/>
    <w:rsid w:val="0064102E"/>
    <w:rsid w:val="00641B84"/>
    <w:rsid w:val="00645249"/>
    <w:rsid w:val="00645D29"/>
    <w:rsid w:val="006472C5"/>
    <w:rsid w:val="0065225A"/>
    <w:rsid w:val="006570CA"/>
    <w:rsid w:val="00661F98"/>
    <w:rsid w:val="0066257A"/>
    <w:rsid w:val="00662B75"/>
    <w:rsid w:val="0066394D"/>
    <w:rsid w:val="00663F8B"/>
    <w:rsid w:val="00670B44"/>
    <w:rsid w:val="00671904"/>
    <w:rsid w:val="00672EA9"/>
    <w:rsid w:val="006754DF"/>
    <w:rsid w:val="006762D1"/>
    <w:rsid w:val="00676BBF"/>
    <w:rsid w:val="0068273F"/>
    <w:rsid w:val="006829A9"/>
    <w:rsid w:val="006849BE"/>
    <w:rsid w:val="00685214"/>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538F"/>
    <w:rsid w:val="006B5431"/>
    <w:rsid w:val="006B6132"/>
    <w:rsid w:val="006C024C"/>
    <w:rsid w:val="006C08FD"/>
    <w:rsid w:val="006C0D79"/>
    <w:rsid w:val="006C1D0E"/>
    <w:rsid w:val="006C29ED"/>
    <w:rsid w:val="006C3645"/>
    <w:rsid w:val="006C497C"/>
    <w:rsid w:val="006C5824"/>
    <w:rsid w:val="006C5863"/>
    <w:rsid w:val="006C5F0D"/>
    <w:rsid w:val="006D27AC"/>
    <w:rsid w:val="006D3F5D"/>
    <w:rsid w:val="006D4270"/>
    <w:rsid w:val="006D7152"/>
    <w:rsid w:val="006D75A5"/>
    <w:rsid w:val="006D77FC"/>
    <w:rsid w:val="006D7B91"/>
    <w:rsid w:val="006E0B6E"/>
    <w:rsid w:val="006E11D7"/>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50CC"/>
    <w:rsid w:val="00725D38"/>
    <w:rsid w:val="007266ED"/>
    <w:rsid w:val="0072718E"/>
    <w:rsid w:val="007307CA"/>
    <w:rsid w:val="00731960"/>
    <w:rsid w:val="0073416B"/>
    <w:rsid w:val="00735225"/>
    <w:rsid w:val="00735546"/>
    <w:rsid w:val="0073737F"/>
    <w:rsid w:val="00740E5D"/>
    <w:rsid w:val="00741806"/>
    <w:rsid w:val="007427A2"/>
    <w:rsid w:val="00744AA9"/>
    <w:rsid w:val="00746774"/>
    <w:rsid w:val="007469BF"/>
    <w:rsid w:val="00746E3E"/>
    <w:rsid w:val="00747B7A"/>
    <w:rsid w:val="00753271"/>
    <w:rsid w:val="007536A1"/>
    <w:rsid w:val="0075479D"/>
    <w:rsid w:val="0075607E"/>
    <w:rsid w:val="00760090"/>
    <w:rsid w:val="007602E7"/>
    <w:rsid w:val="007607E8"/>
    <w:rsid w:val="007648D2"/>
    <w:rsid w:val="00765557"/>
    <w:rsid w:val="0076569B"/>
    <w:rsid w:val="0076571D"/>
    <w:rsid w:val="00765B55"/>
    <w:rsid w:val="007663BC"/>
    <w:rsid w:val="00767CAA"/>
    <w:rsid w:val="007704DA"/>
    <w:rsid w:val="007711DC"/>
    <w:rsid w:val="007719E1"/>
    <w:rsid w:val="00776AF9"/>
    <w:rsid w:val="0077739B"/>
    <w:rsid w:val="00777B5D"/>
    <w:rsid w:val="00780966"/>
    <w:rsid w:val="00781CF4"/>
    <w:rsid w:val="00782B03"/>
    <w:rsid w:val="00784964"/>
    <w:rsid w:val="00785C36"/>
    <w:rsid w:val="00785EDF"/>
    <w:rsid w:val="007865EB"/>
    <w:rsid w:val="0078791E"/>
    <w:rsid w:val="00796843"/>
    <w:rsid w:val="007A0E74"/>
    <w:rsid w:val="007A33E4"/>
    <w:rsid w:val="007A4556"/>
    <w:rsid w:val="007A4EBA"/>
    <w:rsid w:val="007A618D"/>
    <w:rsid w:val="007A69E2"/>
    <w:rsid w:val="007A6BF4"/>
    <w:rsid w:val="007A7F84"/>
    <w:rsid w:val="007B04C7"/>
    <w:rsid w:val="007B2F15"/>
    <w:rsid w:val="007B2F17"/>
    <w:rsid w:val="007B5D8A"/>
    <w:rsid w:val="007B62D6"/>
    <w:rsid w:val="007B7754"/>
    <w:rsid w:val="007C1039"/>
    <w:rsid w:val="007C4787"/>
    <w:rsid w:val="007C61EB"/>
    <w:rsid w:val="007C6B14"/>
    <w:rsid w:val="007C7246"/>
    <w:rsid w:val="007C729C"/>
    <w:rsid w:val="007C774A"/>
    <w:rsid w:val="007D21D1"/>
    <w:rsid w:val="007D225A"/>
    <w:rsid w:val="007D24E2"/>
    <w:rsid w:val="007D3494"/>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1547"/>
    <w:rsid w:val="007F35F7"/>
    <w:rsid w:val="007F3B90"/>
    <w:rsid w:val="007F3C18"/>
    <w:rsid w:val="007F42BB"/>
    <w:rsid w:val="007F5F60"/>
    <w:rsid w:val="00802654"/>
    <w:rsid w:val="008031A7"/>
    <w:rsid w:val="008040B7"/>
    <w:rsid w:val="00805B2F"/>
    <w:rsid w:val="00805CF4"/>
    <w:rsid w:val="00806E99"/>
    <w:rsid w:val="0080703F"/>
    <w:rsid w:val="00807074"/>
    <w:rsid w:val="00810104"/>
    <w:rsid w:val="00810652"/>
    <w:rsid w:val="0081073A"/>
    <w:rsid w:val="00810F4B"/>
    <w:rsid w:val="00811C2D"/>
    <w:rsid w:val="00811D15"/>
    <w:rsid w:val="00812F85"/>
    <w:rsid w:val="00813BA0"/>
    <w:rsid w:val="00813C8A"/>
    <w:rsid w:val="008161EF"/>
    <w:rsid w:val="00817545"/>
    <w:rsid w:val="0082498E"/>
    <w:rsid w:val="00824D05"/>
    <w:rsid w:val="00827566"/>
    <w:rsid w:val="00827FB1"/>
    <w:rsid w:val="00830253"/>
    <w:rsid w:val="00830C7C"/>
    <w:rsid w:val="0083137F"/>
    <w:rsid w:val="00831A56"/>
    <w:rsid w:val="008335DF"/>
    <w:rsid w:val="00833D82"/>
    <w:rsid w:val="00840D9F"/>
    <w:rsid w:val="00841F59"/>
    <w:rsid w:val="00844910"/>
    <w:rsid w:val="00845DCB"/>
    <w:rsid w:val="008508DB"/>
    <w:rsid w:val="00850DB6"/>
    <w:rsid w:val="0085248F"/>
    <w:rsid w:val="00854D2E"/>
    <w:rsid w:val="0085570D"/>
    <w:rsid w:val="0085644A"/>
    <w:rsid w:val="0086130A"/>
    <w:rsid w:val="00862747"/>
    <w:rsid w:val="00865632"/>
    <w:rsid w:val="0086695F"/>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D8C"/>
    <w:rsid w:val="0088542F"/>
    <w:rsid w:val="00885B09"/>
    <w:rsid w:val="0089037B"/>
    <w:rsid w:val="008908AD"/>
    <w:rsid w:val="00892D80"/>
    <w:rsid w:val="00893BB3"/>
    <w:rsid w:val="00894372"/>
    <w:rsid w:val="00894C2B"/>
    <w:rsid w:val="00894FCF"/>
    <w:rsid w:val="00895D02"/>
    <w:rsid w:val="008963AF"/>
    <w:rsid w:val="008A0561"/>
    <w:rsid w:val="008A463E"/>
    <w:rsid w:val="008A64FB"/>
    <w:rsid w:val="008A76BE"/>
    <w:rsid w:val="008A7DC9"/>
    <w:rsid w:val="008B2342"/>
    <w:rsid w:val="008B33F5"/>
    <w:rsid w:val="008B520F"/>
    <w:rsid w:val="008B57A8"/>
    <w:rsid w:val="008B5A9C"/>
    <w:rsid w:val="008B6AA4"/>
    <w:rsid w:val="008B7E5A"/>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3CCB"/>
    <w:rsid w:val="008F4F16"/>
    <w:rsid w:val="008F6DF5"/>
    <w:rsid w:val="009027A8"/>
    <w:rsid w:val="00903078"/>
    <w:rsid w:val="00903CE0"/>
    <w:rsid w:val="00903DD6"/>
    <w:rsid w:val="0090420B"/>
    <w:rsid w:val="00904677"/>
    <w:rsid w:val="00905D76"/>
    <w:rsid w:val="00906606"/>
    <w:rsid w:val="00907932"/>
    <w:rsid w:val="009110A7"/>
    <w:rsid w:val="00911EE6"/>
    <w:rsid w:val="00912505"/>
    <w:rsid w:val="00913364"/>
    <w:rsid w:val="00913D41"/>
    <w:rsid w:val="009163B8"/>
    <w:rsid w:val="0091720C"/>
    <w:rsid w:val="00917AC4"/>
    <w:rsid w:val="00920C91"/>
    <w:rsid w:val="009250BF"/>
    <w:rsid w:val="00926107"/>
    <w:rsid w:val="00927D0F"/>
    <w:rsid w:val="00930047"/>
    <w:rsid w:val="00930DC5"/>
    <w:rsid w:val="009327AC"/>
    <w:rsid w:val="009339D8"/>
    <w:rsid w:val="00934F5F"/>
    <w:rsid w:val="00936768"/>
    <w:rsid w:val="00936A1D"/>
    <w:rsid w:val="009378D8"/>
    <w:rsid w:val="00940299"/>
    <w:rsid w:val="00941DCB"/>
    <w:rsid w:val="00942D77"/>
    <w:rsid w:val="009436CE"/>
    <w:rsid w:val="009436F5"/>
    <w:rsid w:val="0095145C"/>
    <w:rsid w:val="00955D6E"/>
    <w:rsid w:val="00956D19"/>
    <w:rsid w:val="009603F9"/>
    <w:rsid w:val="00962851"/>
    <w:rsid w:val="009634D8"/>
    <w:rsid w:val="009645D4"/>
    <w:rsid w:val="0096617B"/>
    <w:rsid w:val="0096633A"/>
    <w:rsid w:val="009723D8"/>
    <w:rsid w:val="009778FA"/>
    <w:rsid w:val="00984B0F"/>
    <w:rsid w:val="009905DD"/>
    <w:rsid w:val="0099462F"/>
    <w:rsid w:val="00994F5A"/>
    <w:rsid w:val="009953D9"/>
    <w:rsid w:val="0099575C"/>
    <w:rsid w:val="00995931"/>
    <w:rsid w:val="00995AEE"/>
    <w:rsid w:val="00996887"/>
    <w:rsid w:val="00996F79"/>
    <w:rsid w:val="009978C9"/>
    <w:rsid w:val="009A20E2"/>
    <w:rsid w:val="009A4E3B"/>
    <w:rsid w:val="009A5621"/>
    <w:rsid w:val="009A5B4E"/>
    <w:rsid w:val="009A6D84"/>
    <w:rsid w:val="009A790B"/>
    <w:rsid w:val="009B103B"/>
    <w:rsid w:val="009B1C3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1645"/>
    <w:rsid w:val="009D199C"/>
    <w:rsid w:val="009D34D7"/>
    <w:rsid w:val="009D3E8F"/>
    <w:rsid w:val="009D4802"/>
    <w:rsid w:val="009D6F03"/>
    <w:rsid w:val="009D7076"/>
    <w:rsid w:val="009D7FFC"/>
    <w:rsid w:val="009E0C60"/>
    <w:rsid w:val="009E263A"/>
    <w:rsid w:val="009E39FD"/>
    <w:rsid w:val="009E4402"/>
    <w:rsid w:val="009E49FB"/>
    <w:rsid w:val="009E53A3"/>
    <w:rsid w:val="009F08DE"/>
    <w:rsid w:val="009F097B"/>
    <w:rsid w:val="009F0BD0"/>
    <w:rsid w:val="009F503B"/>
    <w:rsid w:val="009F5538"/>
    <w:rsid w:val="009F6A57"/>
    <w:rsid w:val="009F6D2E"/>
    <w:rsid w:val="00A032D9"/>
    <w:rsid w:val="00A0532C"/>
    <w:rsid w:val="00A0695C"/>
    <w:rsid w:val="00A0781E"/>
    <w:rsid w:val="00A10A86"/>
    <w:rsid w:val="00A10EC5"/>
    <w:rsid w:val="00A114FB"/>
    <w:rsid w:val="00A13172"/>
    <w:rsid w:val="00A13C2A"/>
    <w:rsid w:val="00A15648"/>
    <w:rsid w:val="00A15CA9"/>
    <w:rsid w:val="00A16C87"/>
    <w:rsid w:val="00A175ED"/>
    <w:rsid w:val="00A178ED"/>
    <w:rsid w:val="00A20EA7"/>
    <w:rsid w:val="00A228DA"/>
    <w:rsid w:val="00A23489"/>
    <w:rsid w:val="00A2373B"/>
    <w:rsid w:val="00A251C7"/>
    <w:rsid w:val="00A26B61"/>
    <w:rsid w:val="00A361FE"/>
    <w:rsid w:val="00A367D2"/>
    <w:rsid w:val="00A410C7"/>
    <w:rsid w:val="00A41E3E"/>
    <w:rsid w:val="00A42476"/>
    <w:rsid w:val="00A42E02"/>
    <w:rsid w:val="00A44714"/>
    <w:rsid w:val="00A44DB7"/>
    <w:rsid w:val="00A44EE5"/>
    <w:rsid w:val="00A56817"/>
    <w:rsid w:val="00A56C77"/>
    <w:rsid w:val="00A606A4"/>
    <w:rsid w:val="00A62E42"/>
    <w:rsid w:val="00A6335F"/>
    <w:rsid w:val="00A67B31"/>
    <w:rsid w:val="00A70B91"/>
    <w:rsid w:val="00A70C3F"/>
    <w:rsid w:val="00A70F07"/>
    <w:rsid w:val="00A70F0B"/>
    <w:rsid w:val="00A70FB7"/>
    <w:rsid w:val="00A71C65"/>
    <w:rsid w:val="00A71CCD"/>
    <w:rsid w:val="00A7700E"/>
    <w:rsid w:val="00A77AFA"/>
    <w:rsid w:val="00A80232"/>
    <w:rsid w:val="00A80B7E"/>
    <w:rsid w:val="00A8217C"/>
    <w:rsid w:val="00A830F2"/>
    <w:rsid w:val="00A83805"/>
    <w:rsid w:val="00A83D13"/>
    <w:rsid w:val="00A863CD"/>
    <w:rsid w:val="00A87BBF"/>
    <w:rsid w:val="00A92AD9"/>
    <w:rsid w:val="00A94D18"/>
    <w:rsid w:val="00A95A37"/>
    <w:rsid w:val="00A9616E"/>
    <w:rsid w:val="00AA02B7"/>
    <w:rsid w:val="00AA1523"/>
    <w:rsid w:val="00AA15F3"/>
    <w:rsid w:val="00AA2DD1"/>
    <w:rsid w:val="00AA3078"/>
    <w:rsid w:val="00AA423F"/>
    <w:rsid w:val="00AA4B23"/>
    <w:rsid w:val="00AA5317"/>
    <w:rsid w:val="00AB2C1A"/>
    <w:rsid w:val="00AB307C"/>
    <w:rsid w:val="00AB42DE"/>
    <w:rsid w:val="00AB4C46"/>
    <w:rsid w:val="00AB539B"/>
    <w:rsid w:val="00AB59E2"/>
    <w:rsid w:val="00AB6A42"/>
    <w:rsid w:val="00AB7B53"/>
    <w:rsid w:val="00AC05D0"/>
    <w:rsid w:val="00AC0FD5"/>
    <w:rsid w:val="00AC2055"/>
    <w:rsid w:val="00AC251C"/>
    <w:rsid w:val="00AC334A"/>
    <w:rsid w:val="00AC3C2D"/>
    <w:rsid w:val="00AC5C62"/>
    <w:rsid w:val="00AC6E9B"/>
    <w:rsid w:val="00AC7018"/>
    <w:rsid w:val="00AD02B9"/>
    <w:rsid w:val="00AD05CE"/>
    <w:rsid w:val="00AD2E5B"/>
    <w:rsid w:val="00AD3152"/>
    <w:rsid w:val="00AD5BEB"/>
    <w:rsid w:val="00AD782F"/>
    <w:rsid w:val="00AE0496"/>
    <w:rsid w:val="00AE188C"/>
    <w:rsid w:val="00AE2109"/>
    <w:rsid w:val="00AE22CB"/>
    <w:rsid w:val="00AE3865"/>
    <w:rsid w:val="00AE5080"/>
    <w:rsid w:val="00AE6847"/>
    <w:rsid w:val="00AF1E53"/>
    <w:rsid w:val="00AF261B"/>
    <w:rsid w:val="00AF2F43"/>
    <w:rsid w:val="00AF2F62"/>
    <w:rsid w:val="00B00613"/>
    <w:rsid w:val="00B00B26"/>
    <w:rsid w:val="00B070B9"/>
    <w:rsid w:val="00B07291"/>
    <w:rsid w:val="00B0765C"/>
    <w:rsid w:val="00B10F91"/>
    <w:rsid w:val="00B12AE6"/>
    <w:rsid w:val="00B15CD5"/>
    <w:rsid w:val="00B20D35"/>
    <w:rsid w:val="00B234AA"/>
    <w:rsid w:val="00B23617"/>
    <w:rsid w:val="00B23EA0"/>
    <w:rsid w:val="00B26C7D"/>
    <w:rsid w:val="00B305E4"/>
    <w:rsid w:val="00B30645"/>
    <w:rsid w:val="00B315EB"/>
    <w:rsid w:val="00B319E7"/>
    <w:rsid w:val="00B3214E"/>
    <w:rsid w:val="00B34839"/>
    <w:rsid w:val="00B37758"/>
    <w:rsid w:val="00B419EB"/>
    <w:rsid w:val="00B422C8"/>
    <w:rsid w:val="00B427AC"/>
    <w:rsid w:val="00B427E1"/>
    <w:rsid w:val="00B431FA"/>
    <w:rsid w:val="00B44CA2"/>
    <w:rsid w:val="00B450B2"/>
    <w:rsid w:val="00B45D7D"/>
    <w:rsid w:val="00B461C8"/>
    <w:rsid w:val="00B47B4F"/>
    <w:rsid w:val="00B47FD7"/>
    <w:rsid w:val="00B545C0"/>
    <w:rsid w:val="00B54DCE"/>
    <w:rsid w:val="00B559BB"/>
    <w:rsid w:val="00B56B8B"/>
    <w:rsid w:val="00B571FB"/>
    <w:rsid w:val="00B60409"/>
    <w:rsid w:val="00B6303D"/>
    <w:rsid w:val="00B641FF"/>
    <w:rsid w:val="00B648C3"/>
    <w:rsid w:val="00B66638"/>
    <w:rsid w:val="00B66FD4"/>
    <w:rsid w:val="00B7160F"/>
    <w:rsid w:val="00B7174E"/>
    <w:rsid w:val="00B71D5A"/>
    <w:rsid w:val="00B72F45"/>
    <w:rsid w:val="00B73B20"/>
    <w:rsid w:val="00B752B6"/>
    <w:rsid w:val="00B76547"/>
    <w:rsid w:val="00B80338"/>
    <w:rsid w:val="00B80504"/>
    <w:rsid w:val="00B80AC6"/>
    <w:rsid w:val="00B81667"/>
    <w:rsid w:val="00B84BA9"/>
    <w:rsid w:val="00B85309"/>
    <w:rsid w:val="00B871D6"/>
    <w:rsid w:val="00B908A3"/>
    <w:rsid w:val="00B90953"/>
    <w:rsid w:val="00B90E02"/>
    <w:rsid w:val="00B9326F"/>
    <w:rsid w:val="00B938E4"/>
    <w:rsid w:val="00B966AB"/>
    <w:rsid w:val="00B9699E"/>
    <w:rsid w:val="00BA1E0E"/>
    <w:rsid w:val="00BA1F75"/>
    <w:rsid w:val="00BA3082"/>
    <w:rsid w:val="00BA3F34"/>
    <w:rsid w:val="00BA57BF"/>
    <w:rsid w:val="00BA7C51"/>
    <w:rsid w:val="00BB1F82"/>
    <w:rsid w:val="00BB5DFE"/>
    <w:rsid w:val="00BB5E0D"/>
    <w:rsid w:val="00BB781F"/>
    <w:rsid w:val="00BB79DD"/>
    <w:rsid w:val="00BC1B86"/>
    <w:rsid w:val="00BC3F3E"/>
    <w:rsid w:val="00BC409B"/>
    <w:rsid w:val="00BC52F2"/>
    <w:rsid w:val="00BC62CD"/>
    <w:rsid w:val="00BC7E68"/>
    <w:rsid w:val="00BD387C"/>
    <w:rsid w:val="00BD3ED7"/>
    <w:rsid w:val="00BD41F7"/>
    <w:rsid w:val="00BD4869"/>
    <w:rsid w:val="00BD4FE1"/>
    <w:rsid w:val="00BD538B"/>
    <w:rsid w:val="00BD5541"/>
    <w:rsid w:val="00BE0C48"/>
    <w:rsid w:val="00BE2493"/>
    <w:rsid w:val="00BE48BE"/>
    <w:rsid w:val="00BE5F45"/>
    <w:rsid w:val="00BE6918"/>
    <w:rsid w:val="00BE728B"/>
    <w:rsid w:val="00BE7847"/>
    <w:rsid w:val="00BE7B2C"/>
    <w:rsid w:val="00BF079D"/>
    <w:rsid w:val="00BF17B7"/>
    <w:rsid w:val="00BF2472"/>
    <w:rsid w:val="00BF4C8D"/>
    <w:rsid w:val="00BF532B"/>
    <w:rsid w:val="00C01ACB"/>
    <w:rsid w:val="00C01CBC"/>
    <w:rsid w:val="00C03446"/>
    <w:rsid w:val="00C03BCF"/>
    <w:rsid w:val="00C03E67"/>
    <w:rsid w:val="00C06EC0"/>
    <w:rsid w:val="00C07276"/>
    <w:rsid w:val="00C073D9"/>
    <w:rsid w:val="00C103E7"/>
    <w:rsid w:val="00C11BDA"/>
    <w:rsid w:val="00C11CDB"/>
    <w:rsid w:val="00C12421"/>
    <w:rsid w:val="00C12A10"/>
    <w:rsid w:val="00C14748"/>
    <w:rsid w:val="00C163BE"/>
    <w:rsid w:val="00C163EA"/>
    <w:rsid w:val="00C16D3A"/>
    <w:rsid w:val="00C17F3D"/>
    <w:rsid w:val="00C20D7D"/>
    <w:rsid w:val="00C25CB6"/>
    <w:rsid w:val="00C25D17"/>
    <w:rsid w:val="00C277BB"/>
    <w:rsid w:val="00C320CE"/>
    <w:rsid w:val="00C33C2D"/>
    <w:rsid w:val="00C33E80"/>
    <w:rsid w:val="00C35AD7"/>
    <w:rsid w:val="00C36465"/>
    <w:rsid w:val="00C36A23"/>
    <w:rsid w:val="00C3745A"/>
    <w:rsid w:val="00C37B27"/>
    <w:rsid w:val="00C40612"/>
    <w:rsid w:val="00C42C69"/>
    <w:rsid w:val="00C42ED1"/>
    <w:rsid w:val="00C45784"/>
    <w:rsid w:val="00C45D5B"/>
    <w:rsid w:val="00C460D3"/>
    <w:rsid w:val="00C477D1"/>
    <w:rsid w:val="00C47A98"/>
    <w:rsid w:val="00C5025E"/>
    <w:rsid w:val="00C51817"/>
    <w:rsid w:val="00C52EB8"/>
    <w:rsid w:val="00C54E6D"/>
    <w:rsid w:val="00C5789F"/>
    <w:rsid w:val="00C6222C"/>
    <w:rsid w:val="00C62712"/>
    <w:rsid w:val="00C63C33"/>
    <w:rsid w:val="00C67C44"/>
    <w:rsid w:val="00C706FA"/>
    <w:rsid w:val="00C71213"/>
    <w:rsid w:val="00C72363"/>
    <w:rsid w:val="00C72776"/>
    <w:rsid w:val="00C72E58"/>
    <w:rsid w:val="00C73704"/>
    <w:rsid w:val="00C74673"/>
    <w:rsid w:val="00C81300"/>
    <w:rsid w:val="00C83234"/>
    <w:rsid w:val="00C84018"/>
    <w:rsid w:val="00C86BB8"/>
    <w:rsid w:val="00C86DE3"/>
    <w:rsid w:val="00C877E1"/>
    <w:rsid w:val="00C87916"/>
    <w:rsid w:val="00C9151E"/>
    <w:rsid w:val="00C91DCF"/>
    <w:rsid w:val="00C925E3"/>
    <w:rsid w:val="00C92888"/>
    <w:rsid w:val="00C95CB6"/>
    <w:rsid w:val="00CA353C"/>
    <w:rsid w:val="00CA37AF"/>
    <w:rsid w:val="00CB5F00"/>
    <w:rsid w:val="00CB67B5"/>
    <w:rsid w:val="00CB70BA"/>
    <w:rsid w:val="00CC1B19"/>
    <w:rsid w:val="00CC229C"/>
    <w:rsid w:val="00CC2918"/>
    <w:rsid w:val="00CC2C57"/>
    <w:rsid w:val="00CC3D14"/>
    <w:rsid w:val="00CC4B85"/>
    <w:rsid w:val="00CC7324"/>
    <w:rsid w:val="00CD0ED5"/>
    <w:rsid w:val="00CD1B7B"/>
    <w:rsid w:val="00CD28C8"/>
    <w:rsid w:val="00CD2C76"/>
    <w:rsid w:val="00CD3493"/>
    <w:rsid w:val="00CD3DC2"/>
    <w:rsid w:val="00CD4E74"/>
    <w:rsid w:val="00CD6BBC"/>
    <w:rsid w:val="00CD7E51"/>
    <w:rsid w:val="00CD7FA7"/>
    <w:rsid w:val="00CE2114"/>
    <w:rsid w:val="00CE2F79"/>
    <w:rsid w:val="00CE6873"/>
    <w:rsid w:val="00CE7B07"/>
    <w:rsid w:val="00CF10CD"/>
    <w:rsid w:val="00CF1644"/>
    <w:rsid w:val="00CF28DD"/>
    <w:rsid w:val="00CF2960"/>
    <w:rsid w:val="00CF29AF"/>
    <w:rsid w:val="00CF2AC9"/>
    <w:rsid w:val="00CF41A7"/>
    <w:rsid w:val="00CF457F"/>
    <w:rsid w:val="00CF4995"/>
    <w:rsid w:val="00CF4AE4"/>
    <w:rsid w:val="00CF6251"/>
    <w:rsid w:val="00CF6D97"/>
    <w:rsid w:val="00D034EF"/>
    <w:rsid w:val="00D073CB"/>
    <w:rsid w:val="00D0741E"/>
    <w:rsid w:val="00D07D2C"/>
    <w:rsid w:val="00D10ED8"/>
    <w:rsid w:val="00D10F50"/>
    <w:rsid w:val="00D1570E"/>
    <w:rsid w:val="00D15AFB"/>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3034E"/>
    <w:rsid w:val="00D305C5"/>
    <w:rsid w:val="00D32B3D"/>
    <w:rsid w:val="00D34A12"/>
    <w:rsid w:val="00D367A0"/>
    <w:rsid w:val="00D3743F"/>
    <w:rsid w:val="00D37B11"/>
    <w:rsid w:val="00D40845"/>
    <w:rsid w:val="00D40B01"/>
    <w:rsid w:val="00D41DCA"/>
    <w:rsid w:val="00D42177"/>
    <w:rsid w:val="00D42536"/>
    <w:rsid w:val="00D42777"/>
    <w:rsid w:val="00D42BE9"/>
    <w:rsid w:val="00D47F62"/>
    <w:rsid w:val="00D50235"/>
    <w:rsid w:val="00D50C50"/>
    <w:rsid w:val="00D50D2D"/>
    <w:rsid w:val="00D5260F"/>
    <w:rsid w:val="00D5461B"/>
    <w:rsid w:val="00D56AD3"/>
    <w:rsid w:val="00D61787"/>
    <w:rsid w:val="00D61DF3"/>
    <w:rsid w:val="00D62937"/>
    <w:rsid w:val="00D62E59"/>
    <w:rsid w:val="00D6796F"/>
    <w:rsid w:val="00D7182C"/>
    <w:rsid w:val="00D73B44"/>
    <w:rsid w:val="00D741E4"/>
    <w:rsid w:val="00D75A61"/>
    <w:rsid w:val="00D76621"/>
    <w:rsid w:val="00D774B1"/>
    <w:rsid w:val="00D809C5"/>
    <w:rsid w:val="00D81A3E"/>
    <w:rsid w:val="00D822F0"/>
    <w:rsid w:val="00D838AE"/>
    <w:rsid w:val="00D83F97"/>
    <w:rsid w:val="00D84B30"/>
    <w:rsid w:val="00D85F0F"/>
    <w:rsid w:val="00D86604"/>
    <w:rsid w:val="00D87843"/>
    <w:rsid w:val="00D92EAF"/>
    <w:rsid w:val="00D94AFE"/>
    <w:rsid w:val="00D9559E"/>
    <w:rsid w:val="00D9667A"/>
    <w:rsid w:val="00D97404"/>
    <w:rsid w:val="00D975CD"/>
    <w:rsid w:val="00DA1314"/>
    <w:rsid w:val="00DA4DB0"/>
    <w:rsid w:val="00DA522C"/>
    <w:rsid w:val="00DA5541"/>
    <w:rsid w:val="00DA57F7"/>
    <w:rsid w:val="00DA5916"/>
    <w:rsid w:val="00DA61A9"/>
    <w:rsid w:val="00DA624C"/>
    <w:rsid w:val="00DA6B3C"/>
    <w:rsid w:val="00DA79F4"/>
    <w:rsid w:val="00DB2143"/>
    <w:rsid w:val="00DB22A6"/>
    <w:rsid w:val="00DB237C"/>
    <w:rsid w:val="00DB3C0F"/>
    <w:rsid w:val="00DB45AA"/>
    <w:rsid w:val="00DB7575"/>
    <w:rsid w:val="00DC0AA6"/>
    <w:rsid w:val="00DC1A18"/>
    <w:rsid w:val="00DC1EB3"/>
    <w:rsid w:val="00DC663B"/>
    <w:rsid w:val="00DD24E4"/>
    <w:rsid w:val="00DD2766"/>
    <w:rsid w:val="00DD4D76"/>
    <w:rsid w:val="00DD4DC3"/>
    <w:rsid w:val="00DD69A8"/>
    <w:rsid w:val="00DE0CC6"/>
    <w:rsid w:val="00DE1B68"/>
    <w:rsid w:val="00DE279C"/>
    <w:rsid w:val="00DE29FD"/>
    <w:rsid w:val="00DE5811"/>
    <w:rsid w:val="00DF08C3"/>
    <w:rsid w:val="00DF22D0"/>
    <w:rsid w:val="00DF3B98"/>
    <w:rsid w:val="00DF69A2"/>
    <w:rsid w:val="00DF73F5"/>
    <w:rsid w:val="00DF7663"/>
    <w:rsid w:val="00E04099"/>
    <w:rsid w:val="00E040FF"/>
    <w:rsid w:val="00E068F7"/>
    <w:rsid w:val="00E0726A"/>
    <w:rsid w:val="00E104D0"/>
    <w:rsid w:val="00E1228D"/>
    <w:rsid w:val="00E12535"/>
    <w:rsid w:val="00E13665"/>
    <w:rsid w:val="00E165AB"/>
    <w:rsid w:val="00E1685F"/>
    <w:rsid w:val="00E178F8"/>
    <w:rsid w:val="00E23F51"/>
    <w:rsid w:val="00E2424C"/>
    <w:rsid w:val="00E24C13"/>
    <w:rsid w:val="00E26CD1"/>
    <w:rsid w:val="00E27986"/>
    <w:rsid w:val="00E312F2"/>
    <w:rsid w:val="00E31800"/>
    <w:rsid w:val="00E31A3C"/>
    <w:rsid w:val="00E33299"/>
    <w:rsid w:val="00E43398"/>
    <w:rsid w:val="00E4470C"/>
    <w:rsid w:val="00E448E3"/>
    <w:rsid w:val="00E4509A"/>
    <w:rsid w:val="00E45150"/>
    <w:rsid w:val="00E5129E"/>
    <w:rsid w:val="00E52281"/>
    <w:rsid w:val="00E523A6"/>
    <w:rsid w:val="00E549E9"/>
    <w:rsid w:val="00E54BF3"/>
    <w:rsid w:val="00E56FAC"/>
    <w:rsid w:val="00E57020"/>
    <w:rsid w:val="00E57FF2"/>
    <w:rsid w:val="00E61154"/>
    <w:rsid w:val="00E617B5"/>
    <w:rsid w:val="00E62A84"/>
    <w:rsid w:val="00E63119"/>
    <w:rsid w:val="00E6470D"/>
    <w:rsid w:val="00E6479A"/>
    <w:rsid w:val="00E64B80"/>
    <w:rsid w:val="00E660C7"/>
    <w:rsid w:val="00E74706"/>
    <w:rsid w:val="00E74D14"/>
    <w:rsid w:val="00E7505D"/>
    <w:rsid w:val="00E750F2"/>
    <w:rsid w:val="00E76641"/>
    <w:rsid w:val="00E76CAC"/>
    <w:rsid w:val="00E80244"/>
    <w:rsid w:val="00E809D4"/>
    <w:rsid w:val="00E811F0"/>
    <w:rsid w:val="00E822FE"/>
    <w:rsid w:val="00E863CB"/>
    <w:rsid w:val="00E90DD1"/>
    <w:rsid w:val="00E92808"/>
    <w:rsid w:val="00E94310"/>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467D"/>
    <w:rsid w:val="00EB5580"/>
    <w:rsid w:val="00EC0E62"/>
    <w:rsid w:val="00EC2786"/>
    <w:rsid w:val="00EC568E"/>
    <w:rsid w:val="00EC77A5"/>
    <w:rsid w:val="00ED0E90"/>
    <w:rsid w:val="00ED114B"/>
    <w:rsid w:val="00ED25E3"/>
    <w:rsid w:val="00ED5E18"/>
    <w:rsid w:val="00ED6165"/>
    <w:rsid w:val="00ED6EFB"/>
    <w:rsid w:val="00ED7655"/>
    <w:rsid w:val="00ED7FFE"/>
    <w:rsid w:val="00EE08BF"/>
    <w:rsid w:val="00EE4476"/>
    <w:rsid w:val="00EF0197"/>
    <w:rsid w:val="00EF01D6"/>
    <w:rsid w:val="00EF2B07"/>
    <w:rsid w:val="00EF3DEE"/>
    <w:rsid w:val="00EF7740"/>
    <w:rsid w:val="00F02383"/>
    <w:rsid w:val="00F05D42"/>
    <w:rsid w:val="00F111EE"/>
    <w:rsid w:val="00F11C7F"/>
    <w:rsid w:val="00F130C3"/>
    <w:rsid w:val="00F135FF"/>
    <w:rsid w:val="00F1548D"/>
    <w:rsid w:val="00F15AFF"/>
    <w:rsid w:val="00F164D6"/>
    <w:rsid w:val="00F17792"/>
    <w:rsid w:val="00F204E0"/>
    <w:rsid w:val="00F23893"/>
    <w:rsid w:val="00F24309"/>
    <w:rsid w:val="00F24AB2"/>
    <w:rsid w:val="00F27226"/>
    <w:rsid w:val="00F27838"/>
    <w:rsid w:val="00F3478D"/>
    <w:rsid w:val="00F430D1"/>
    <w:rsid w:val="00F43446"/>
    <w:rsid w:val="00F43B2E"/>
    <w:rsid w:val="00F453AE"/>
    <w:rsid w:val="00F51A29"/>
    <w:rsid w:val="00F53575"/>
    <w:rsid w:val="00F54195"/>
    <w:rsid w:val="00F56F5E"/>
    <w:rsid w:val="00F57921"/>
    <w:rsid w:val="00F57B97"/>
    <w:rsid w:val="00F62F7D"/>
    <w:rsid w:val="00F6419F"/>
    <w:rsid w:val="00F64674"/>
    <w:rsid w:val="00F64C76"/>
    <w:rsid w:val="00F65DE9"/>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6523"/>
    <w:rsid w:val="00F8785E"/>
    <w:rsid w:val="00F87E01"/>
    <w:rsid w:val="00F90948"/>
    <w:rsid w:val="00F90A71"/>
    <w:rsid w:val="00F929B1"/>
    <w:rsid w:val="00F92EC7"/>
    <w:rsid w:val="00F9381C"/>
    <w:rsid w:val="00F95EC9"/>
    <w:rsid w:val="00F97D83"/>
    <w:rsid w:val="00FA0E47"/>
    <w:rsid w:val="00FA29D5"/>
    <w:rsid w:val="00FA60C6"/>
    <w:rsid w:val="00FA6F08"/>
    <w:rsid w:val="00FA70C9"/>
    <w:rsid w:val="00FA76F7"/>
    <w:rsid w:val="00FA796C"/>
    <w:rsid w:val="00FB02F6"/>
    <w:rsid w:val="00FB202E"/>
    <w:rsid w:val="00FB291A"/>
    <w:rsid w:val="00FB3203"/>
    <w:rsid w:val="00FB5855"/>
    <w:rsid w:val="00FB6A96"/>
    <w:rsid w:val="00FB7AEC"/>
    <w:rsid w:val="00FC2560"/>
    <w:rsid w:val="00FC3034"/>
    <w:rsid w:val="00FC4724"/>
    <w:rsid w:val="00FC5C13"/>
    <w:rsid w:val="00FC6290"/>
    <w:rsid w:val="00FC7EF4"/>
    <w:rsid w:val="00FD0051"/>
    <w:rsid w:val="00FD0D15"/>
    <w:rsid w:val="00FD1F52"/>
    <w:rsid w:val="00FD2EC4"/>
    <w:rsid w:val="00FD43DF"/>
    <w:rsid w:val="00FD6347"/>
    <w:rsid w:val="00FD7C92"/>
    <w:rsid w:val="00FE0F99"/>
    <w:rsid w:val="00FE1B98"/>
    <w:rsid w:val="00FE1C2C"/>
    <w:rsid w:val="00FE5EF1"/>
    <w:rsid w:val="00FE6C6C"/>
    <w:rsid w:val="00FE7577"/>
    <w:rsid w:val="00FF0768"/>
    <w:rsid w:val="00FF15FA"/>
    <w:rsid w:val="00FF1B47"/>
    <w:rsid w:val="00FF4388"/>
    <w:rsid w:val="00FF53C4"/>
    <w:rsid w:val="00FF67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DE7FE"/>
  <w15:docId w15:val="{6F98798F-5260-425A-94D1-15234C7BE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3E8F"/>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
    <w:name w:val="淺色網底1"/>
    <w:basedOn w:val="a1"/>
    <w:uiPriority w:val="60"/>
    <w:rsid w:val="00CF4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styleId="af3">
    <w:name w:val="Light Shading"/>
    <w:basedOn w:val="a1"/>
    <w:uiPriority w:val="60"/>
    <w:rsid w:val="00C20D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4">
    <w:name w:val="line number"/>
    <w:basedOn w:val="a0"/>
    <w:uiPriority w:val="99"/>
    <w:semiHidden/>
    <w:unhideWhenUsed/>
    <w:rsid w:val="00301047"/>
  </w:style>
  <w:style w:type="paragraph" w:styleId="af5">
    <w:name w:val="Revision"/>
    <w:hidden/>
    <w:uiPriority w:val="99"/>
    <w:semiHidden/>
    <w:rsid w:val="00A863CD"/>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BC6927-D628-4910-956E-FA66D5A61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4780</TotalTime>
  <Pages>40</Pages>
  <Words>11956</Words>
  <Characters>68154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79951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583</cp:revision>
  <dcterms:created xsi:type="dcterms:W3CDTF">2020-10-12T14:12:00Z</dcterms:created>
  <dcterms:modified xsi:type="dcterms:W3CDTF">2021-08-10T10:15:00Z</dcterms:modified>
</cp:coreProperties>
</file>