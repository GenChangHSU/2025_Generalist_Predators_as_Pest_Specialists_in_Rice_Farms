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51762F" w14:textId="77777777" w:rsidR="00062FF4" w:rsidRDefault="007D72D9">
      <w:pPr>
        <w:jc w:val="left"/>
        <w:rPr>
          <w:b/>
          <w:color w:val="FF0000"/>
        </w:rPr>
      </w:pPr>
      <w:r>
        <w:rPr>
          <w:rFonts w:hint="eastAsia"/>
          <w:b/>
          <w:color w:val="FF0000"/>
        </w:rPr>
        <w:t>Running title</w:t>
      </w:r>
    </w:p>
    <w:p w14:paraId="2DECA5C7" w14:textId="75E54EF3" w:rsidR="00FB0B8D" w:rsidRDefault="00FB0B8D">
      <w:pPr>
        <w:pStyle w:val="af3"/>
        <w:numPr>
          <w:ilvl w:val="0"/>
          <w:numId w:val="1"/>
        </w:numPr>
        <w:jc w:val="left"/>
        <w:rPr>
          <w:ins w:id="0" w:author="CK NTU" w:date="2022-03-24T12:17:00Z"/>
          <w:color w:val="FF0000"/>
        </w:rPr>
      </w:pPr>
      <w:ins w:id="1" w:author="CK NTU" w:date="2022-03-24T12:17:00Z">
        <w:r>
          <w:rPr>
            <w:color w:val="FF0000"/>
          </w:rPr>
          <w:t>Combine both?</w:t>
        </w:r>
      </w:ins>
    </w:p>
    <w:p w14:paraId="262FD5B9" w14:textId="380B8B52" w:rsidR="00062FF4" w:rsidRDefault="007D72D9">
      <w:pPr>
        <w:pStyle w:val="af3"/>
        <w:numPr>
          <w:ilvl w:val="0"/>
          <w:numId w:val="1"/>
        </w:numPr>
        <w:jc w:val="left"/>
        <w:rPr>
          <w:color w:val="FF0000"/>
        </w:rPr>
      </w:pPr>
      <w:r>
        <w:rPr>
          <w:color w:val="FF0000"/>
        </w:rPr>
        <w:t>A predator in n</w:t>
      </w:r>
      <w:bookmarkStart w:id="2" w:name="_GoBack"/>
      <w:bookmarkEnd w:id="2"/>
      <w:r>
        <w:rPr>
          <w:color w:val="FF0000"/>
        </w:rPr>
        <w:t>eed is a predator indeed</w:t>
      </w:r>
      <w:ins w:id="3" w:author="CK NTU" w:date="2022-03-24T10:43:00Z">
        <w:r w:rsidR="009C2A7B">
          <w:rPr>
            <w:rFonts w:hint="eastAsia"/>
            <w:color w:val="FF0000"/>
          </w:rPr>
          <w:t xml:space="preserve"> (a</w:t>
        </w:r>
        <w:r w:rsidR="009C2A7B">
          <w:rPr>
            <w:color w:val="FF0000"/>
          </w:rPr>
          <w:t>dd sustainable?)</w:t>
        </w:r>
      </w:ins>
    </w:p>
    <w:p w14:paraId="1426DC39" w14:textId="77777777" w:rsidR="00062FF4" w:rsidRDefault="007D72D9">
      <w:pPr>
        <w:pStyle w:val="af3"/>
        <w:numPr>
          <w:ilvl w:val="0"/>
          <w:numId w:val="1"/>
        </w:numPr>
        <w:jc w:val="left"/>
        <w:rPr>
          <w:color w:val="FF0000"/>
        </w:rPr>
      </w:pPr>
      <w:r>
        <w:rPr>
          <w:color w:val="FF0000"/>
        </w:rPr>
        <w:t>Generalist arthropod predators function as reliable pest specialists during critical stages of rice production</w:t>
      </w:r>
    </w:p>
    <w:p w14:paraId="31DB2B28" w14:textId="77777777" w:rsidR="00062FF4" w:rsidRDefault="00062FF4">
      <w:pPr>
        <w:jc w:val="left"/>
        <w:rPr>
          <w:b/>
        </w:rPr>
      </w:pPr>
    </w:p>
    <w:p w14:paraId="40137D11" w14:textId="77777777" w:rsidR="00062FF4" w:rsidRDefault="007D72D9">
      <w:pPr>
        <w:jc w:val="left"/>
        <w:rPr>
          <w:b/>
          <w:color w:val="FF0000"/>
        </w:rPr>
      </w:pPr>
      <w:r>
        <w:rPr>
          <w:rFonts w:hint="eastAsia"/>
          <w:b/>
          <w:color w:val="FF0000"/>
        </w:rPr>
        <w:t>Abstract</w:t>
      </w:r>
    </w:p>
    <w:p w14:paraId="3B7C5CB2" w14:textId="352E7243" w:rsidR="00C50B78" w:rsidRPr="004420D7" w:rsidRDefault="00C50B78">
      <w:pPr>
        <w:pStyle w:val="af3"/>
        <w:numPr>
          <w:ilvl w:val="0"/>
          <w:numId w:val="2"/>
        </w:numPr>
        <w:jc w:val="left"/>
        <w:rPr>
          <w:ins w:id="4" w:author="CK NTU" w:date="2022-03-24T10:58:00Z"/>
          <w:color w:val="FF0000"/>
          <w:rPrChange w:id="5" w:author="CK NTU" w:date="2022-03-24T10:58:00Z">
            <w:rPr>
              <w:ins w:id="6" w:author="CK NTU" w:date="2022-03-24T10:58:00Z"/>
            </w:rPr>
          </w:rPrChange>
        </w:rPr>
      </w:pPr>
      <w:ins w:id="7" w:author="CK NTU" w:date="2022-03-24T10:57:00Z">
        <w:r>
          <w:t>implications for the continuation of life on Earth</w:t>
        </w:r>
      </w:ins>
      <w:ins w:id="8" w:author="CK NTU" w:date="2022-03-24T10:58:00Z">
        <w:r w:rsidR="004420D7">
          <w:t xml:space="preserve">, long-term solutions to environmental crisis </w:t>
        </w:r>
      </w:ins>
    </w:p>
    <w:p w14:paraId="51E24B68" w14:textId="27A3FC14" w:rsidR="004420D7" w:rsidRPr="004420D7" w:rsidRDefault="004420D7">
      <w:pPr>
        <w:pStyle w:val="af3"/>
        <w:numPr>
          <w:ilvl w:val="0"/>
          <w:numId w:val="2"/>
        </w:numPr>
        <w:jc w:val="left"/>
        <w:rPr>
          <w:ins w:id="9" w:author="CK NTU" w:date="2022-03-24T11:00:00Z"/>
          <w:color w:val="FF0000"/>
          <w:rPrChange w:id="10" w:author="CK NTU" w:date="2022-03-24T11:00:00Z">
            <w:rPr>
              <w:ins w:id="11" w:author="CK NTU" w:date="2022-03-24T11:00:00Z"/>
            </w:rPr>
          </w:rPrChange>
        </w:rPr>
      </w:pPr>
      <w:ins w:id="12" w:author="CK NTU" w:date="2022-03-24T10:58:00Z">
        <w:r>
          <w:t>Agriculture and food security, biodiversity, ecosystem ser</w:t>
        </w:r>
      </w:ins>
      <w:ins w:id="13" w:author="CK NTU" w:date="2022-03-24T10:59:00Z">
        <w:r>
          <w:t xml:space="preserve">vice, health and environment, water </w:t>
        </w:r>
      </w:ins>
      <w:ins w:id="14" w:author="CK NTU" w:date="2022-03-24T11:00:00Z">
        <w:r>
          <w:t xml:space="preserve">pollution </w:t>
        </w:r>
      </w:ins>
    </w:p>
    <w:p w14:paraId="590A54B2" w14:textId="095A169B" w:rsidR="004420D7" w:rsidRPr="00310D77" w:rsidRDefault="004420D7">
      <w:pPr>
        <w:pStyle w:val="af3"/>
        <w:numPr>
          <w:ilvl w:val="0"/>
          <w:numId w:val="2"/>
        </w:numPr>
        <w:jc w:val="left"/>
        <w:rPr>
          <w:ins w:id="15" w:author="CK NTU" w:date="2022-03-24T11:36:00Z"/>
          <w:color w:val="FF0000"/>
          <w:rPrChange w:id="16" w:author="CK NTU" w:date="2022-03-24T11:36:00Z">
            <w:rPr>
              <w:ins w:id="17" w:author="CK NTU" w:date="2022-03-24T11:36:00Z"/>
            </w:rPr>
          </w:rPrChange>
        </w:rPr>
      </w:pPr>
      <w:ins w:id="18" w:author="CK NTU" w:date="2022-03-24T11:00:00Z">
        <w:r>
          <w:t>NS facilitates a cross-disciplinary dialogue around sustainability issues, and narrow the gap between research and policy making</w:t>
        </w:r>
      </w:ins>
    </w:p>
    <w:p w14:paraId="6021F5F9" w14:textId="3189395D" w:rsidR="00310D77" w:rsidRDefault="00310D77">
      <w:pPr>
        <w:pStyle w:val="af3"/>
        <w:numPr>
          <w:ilvl w:val="0"/>
          <w:numId w:val="2"/>
        </w:numPr>
        <w:jc w:val="left"/>
        <w:rPr>
          <w:ins w:id="19" w:author="CK NTU" w:date="2022-03-24T10:57:00Z"/>
          <w:color w:val="FF0000"/>
        </w:rPr>
      </w:pPr>
      <w:ins w:id="20" w:author="CK NTU" w:date="2022-03-24T11:36:00Z">
        <w:r>
          <w:t xml:space="preserve">Introduction + Results + Discussion 4344 words currently &gt; </w:t>
        </w:r>
      </w:ins>
      <w:ins w:id="21" w:author="CK NTU" w:date="2022-03-24T11:37:00Z">
        <w:r>
          <w:t>cut to 3500</w:t>
        </w:r>
      </w:ins>
      <w:ins w:id="22" w:author="CK NTU" w:date="2022-03-24T12:14:00Z">
        <w:r w:rsidR="00786615">
          <w:t xml:space="preserve"> (e.g., transfer citations to numbers)</w:t>
        </w:r>
      </w:ins>
    </w:p>
    <w:p w14:paraId="46B1BF5B" w14:textId="7AD79502" w:rsidR="00062FF4" w:rsidRDefault="007D72D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2C06D928" w14:textId="77777777" w:rsidR="00062FF4" w:rsidRDefault="007D72D9">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1DC597DE" w14:textId="77777777" w:rsidR="00062FF4" w:rsidRDefault="007D72D9">
      <w:pPr>
        <w:pStyle w:val="af3"/>
        <w:numPr>
          <w:ilvl w:val="0"/>
          <w:numId w:val="2"/>
        </w:numPr>
        <w:jc w:val="left"/>
        <w:rPr>
          <w:color w:val="FF0000"/>
        </w:rPr>
      </w:pPr>
      <w:r>
        <w:rPr>
          <w:color w:val="FF0000"/>
        </w:rPr>
        <w:t xml:space="preserve">  </w:t>
      </w:r>
    </w:p>
    <w:p w14:paraId="405FEC4D" w14:textId="77777777" w:rsidR="00062FF4" w:rsidRDefault="007D72D9">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3AF918D8" w14:textId="77777777" w:rsidR="00062FF4" w:rsidRDefault="007D72D9">
      <w:pPr>
        <w:pStyle w:val="af3"/>
        <w:numPr>
          <w:ilvl w:val="0"/>
          <w:numId w:val="2"/>
        </w:numPr>
        <w:jc w:val="left"/>
        <w:rPr>
          <w:color w:val="FF0000"/>
        </w:rPr>
      </w:pPr>
      <w:r>
        <w:rPr>
          <w:color w:val="FF0000"/>
        </w:rPr>
        <w:lastRenderedPageBreak/>
        <w:t xml:space="preserve">To evaluate the role of generalist arthropod predators (GAP, ubiquitous in nature) as biocontrol agents, we used stable isotope analysis to quantify their diet composition in organic and conventional rice farms over crop stages in three consecutive years.  </w:t>
      </w:r>
    </w:p>
    <w:p w14:paraId="013AEC44" w14:textId="77777777" w:rsidR="00062FF4" w:rsidRDefault="007D72D9">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14:paraId="4C869F5B" w14:textId="77777777" w:rsidR="00062FF4" w:rsidRDefault="007D72D9">
      <w:pPr>
        <w:pStyle w:val="af3"/>
        <w:numPr>
          <w:ilvl w:val="0"/>
          <w:numId w:val="2"/>
        </w:numPr>
        <w:jc w:val="left"/>
        <w:rPr>
          <w:color w:val="FF0000"/>
        </w:rPr>
      </w:pPr>
      <w:r>
        <w:rPr>
          <w:color w:val="FF0000"/>
        </w:rPr>
        <w:t xml:space="preserve">The results provide strong support to applying GAP in biocontrol programs for sustainable agriculture.           </w:t>
      </w:r>
    </w:p>
    <w:p w14:paraId="639C37CE" w14:textId="77777777" w:rsidR="00062FF4" w:rsidRDefault="00062FF4">
      <w:pPr>
        <w:jc w:val="left"/>
        <w:rPr>
          <w:color w:val="FF0000"/>
        </w:rPr>
      </w:pPr>
    </w:p>
    <w:p w14:paraId="7B15C5A8" w14:textId="77777777" w:rsidR="00062FF4" w:rsidRDefault="007D72D9">
      <w:pPr>
        <w:jc w:val="left"/>
        <w:rPr>
          <w:b/>
          <w:color w:val="FF0000"/>
        </w:rPr>
      </w:pPr>
      <w:r>
        <w:rPr>
          <w:b/>
          <w:color w:val="FF0000"/>
        </w:rPr>
        <w:br w:type="page"/>
      </w:r>
    </w:p>
    <w:p w14:paraId="0D4CA67C" w14:textId="77777777" w:rsidR="00062FF4" w:rsidRDefault="007D72D9">
      <w:pPr>
        <w:jc w:val="left"/>
        <w:rPr>
          <w:b/>
        </w:rPr>
      </w:pPr>
      <w:r>
        <w:rPr>
          <w:rFonts w:hint="eastAsia"/>
          <w:b/>
        </w:rPr>
        <w:lastRenderedPageBreak/>
        <w:t>Introduction</w:t>
      </w:r>
    </w:p>
    <w:p w14:paraId="509B9E9D" w14:textId="65ECF321" w:rsidR="00062FF4" w:rsidRDefault="007D72D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t>(Huang and Yang 1987)</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t>(Geiger et al. 2010, Kehoe et al. 2017)</w:t>
      </w:r>
      <w:r>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t>(Campbell et al. 2017)</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t>(Gomiero et al. 2011)</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 xml:space="preserve">to reduce the use </w:t>
      </w:r>
      <w:ins w:id="23" w:author="CK NTU" w:date="2022-03-24T11:19:00Z">
        <w:r>
          <w:t xml:space="preserve">of </w:t>
        </w:r>
      </w:ins>
      <w:r>
        <w:t>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t>(EC 2020)</w:t>
      </w:r>
      <w:r>
        <w:fldChar w:fldCharType="end"/>
      </w:r>
      <w:r>
        <w:rPr>
          <w:rFonts w:hint="eastAsia"/>
        </w:rPr>
        <w:t xml:space="preserve">. </w:t>
      </w:r>
      <w:ins w:id="24" w:author="CK NTU" w:date="2022-03-24T11:23:00Z">
        <w:r>
          <w:t>To achieve this ambitious</w:t>
        </w:r>
      </w:ins>
      <w:ins w:id="25" w:author="CK NTU" w:date="2022-03-24T11:41:00Z">
        <w:r w:rsidR="009A626F">
          <w:t xml:space="preserve"> </w:t>
        </w:r>
      </w:ins>
      <w:ins w:id="26" w:author="CK NTU" w:date="2022-03-24T11:42:00Z">
        <w:r w:rsidR="009A626F">
          <w:t>sustainability</w:t>
        </w:r>
      </w:ins>
      <w:ins w:id="27" w:author="CK NTU" w:date="2022-03-24T11:25:00Z">
        <w:r>
          <w:t xml:space="preserve"> goal</w:t>
        </w:r>
      </w:ins>
      <w:del w:id="28" w:author="CK NTU" w:date="2022-03-24T11:26:00Z">
        <w:r w:rsidDel="007D72D9">
          <w:rPr>
            <w:rFonts w:hint="eastAsia"/>
          </w:rPr>
          <w:delText>Such</w:delText>
        </w:r>
        <w:r w:rsidDel="007D72D9">
          <w:delText xml:space="preserve"> large-scale </w:delText>
        </w:r>
        <w:r w:rsidDel="007D72D9">
          <w:rPr>
            <w:rFonts w:hint="eastAsia"/>
          </w:rPr>
          <w:delText xml:space="preserve">plan for pesticide reduction will open great </w:delText>
        </w:r>
        <w:r w:rsidDel="007D72D9">
          <w:delText>opportunit</w:delText>
        </w:r>
        <w:r w:rsidDel="007D72D9">
          <w:rPr>
            <w:rFonts w:hint="eastAsia"/>
          </w:rPr>
          <w:delText>ies for pest control by natural enemies. In light of this</w:delText>
        </w:r>
      </w:del>
      <w:r>
        <w:t>, biocontrol by enemies</w:t>
      </w:r>
      <w:ins w:id="29" w:author="CK NTU" w:date="2022-03-24T11:29:00Z">
        <w:r w:rsidR="00310D77">
          <w:t xml:space="preserve"> </w:t>
        </w:r>
      </w:ins>
      <w:ins w:id="30" w:author="CK NTU" w:date="2022-03-24T11:32:00Z">
        <w:r w:rsidR="00310D77">
          <w:t>has been</w:t>
        </w:r>
      </w:ins>
      <w:ins w:id="31" w:author="CK NTU" w:date="2022-03-24T11:29:00Z">
        <w:r w:rsidR="00310D77">
          <w:t xml:space="preserve"> considered as a</w:t>
        </w:r>
      </w:ins>
      <w:ins w:id="32" w:author="CK NTU" w:date="2022-03-24T11:38:00Z">
        <w:r w:rsidR="00996066">
          <w:t xml:space="preserve"> key</w:t>
        </w:r>
      </w:ins>
      <w:ins w:id="33" w:author="CK NTU" w:date="2022-03-24T11:29:00Z">
        <w:r w:rsidR="00310D77">
          <w:t xml:space="preserve"> </w:t>
        </w:r>
      </w:ins>
      <w:ins w:id="34" w:author="CK NTU" w:date="2022-03-24T11:30:00Z">
        <w:r w:rsidR="00310D77">
          <w:t xml:space="preserve">approach and therefore </w:t>
        </w:r>
      </w:ins>
      <w:del w:id="35" w:author="CK NTU" w:date="2022-03-24T11:30:00Z">
        <w:r w:rsidDel="00310D77">
          <w:delText xml:space="preserve"> to reduce pesticide applications</w:delText>
        </w:r>
        <w:r w:rsidDel="00310D77">
          <w:rPr>
            <w:rFonts w:hint="eastAsia"/>
          </w:rPr>
          <w:delText xml:space="preserve"> </w:delText>
        </w:r>
      </w:del>
      <w:del w:id="36" w:author="CK NTU" w:date="2022-03-24T11:38:00Z">
        <w:r w:rsidDel="00996066">
          <w:delText xml:space="preserve">has </w:delText>
        </w:r>
      </w:del>
      <w:r>
        <w:t>regained its importance</w:t>
      </w:r>
      <w:r>
        <w:rPr>
          <w:rFonts w:hint="eastAsia"/>
        </w:rPr>
        <w:t xml:space="preserve"> </w:t>
      </w:r>
      <w:del w:id="37" w:author="CK NTU" w:date="2022-03-24T11:42:00Z">
        <w:r w:rsidDel="009A626F">
          <w:rPr>
            <w:rFonts w:hint="eastAsia"/>
          </w:rPr>
          <w:delText xml:space="preserve">nowadays </w:delText>
        </w:r>
      </w:del>
      <w:del w:id="38" w:author="CK NTU" w:date="2022-03-24T11:39:00Z">
        <w:r w:rsidDel="00996066">
          <w:rPr>
            <w:rFonts w:hint="eastAsia"/>
          </w:rPr>
          <w:delText>and</w:delText>
        </w:r>
        <w:r w:rsidDel="00996066">
          <w:delText xml:space="preserve"> become an area of increasing focus </w:delText>
        </w:r>
      </w:del>
      <w:r>
        <w:t xml:space="preserve">in </w:t>
      </w:r>
      <w:ins w:id="39" w:author="CK NTU" w:date="2022-03-24T11:42:00Z">
        <w:r w:rsidR="009A626F">
          <w:t>modern</w:t>
        </w:r>
      </w:ins>
      <w:del w:id="40" w:author="CK NTU" w:date="2022-03-24T11:42:00Z">
        <w:r w:rsidDel="009A626F">
          <w:delText>sustainable</w:delText>
        </w:r>
      </w:del>
      <w:r>
        <w:t xml:space="preserve"> agriculture. </w:t>
      </w:r>
    </w:p>
    <w:p w14:paraId="7D20D662" w14:textId="635167F8" w:rsidR="00062FF4" w:rsidRDefault="007D72D9">
      <w:pPr>
        <w:jc w:val="left"/>
        <w:rPr>
          <w:color w:val="000000" w:themeColor="text1"/>
        </w:rPr>
      </w:pPr>
      <w:r>
        <w:rPr>
          <w:rFonts w:hint="eastAsia"/>
          <w:color w:val="000000" w:themeColor="text1"/>
        </w:rPr>
        <w:tab/>
        <w:t xml:space="preserve">The natural </w:t>
      </w:r>
      <w:del w:id="41" w:author="CK NTU" w:date="2022-03-24T11:52:00Z">
        <w:r w:rsidDel="00C81ED6">
          <w:rPr>
            <w:rFonts w:hint="eastAsia"/>
            <w:color w:val="000000" w:themeColor="text1"/>
          </w:rPr>
          <w:delText xml:space="preserve">arthropod </w:delText>
        </w:r>
      </w:del>
      <w:r>
        <w:rPr>
          <w:rFonts w:hint="eastAsia"/>
          <w:color w:val="000000" w:themeColor="text1"/>
        </w:rPr>
        <w:t xml:space="preserve">enemies for </w:t>
      </w:r>
      <w:del w:id="42" w:author="CK NTU" w:date="2022-03-24T11:53:00Z">
        <w:r w:rsidDel="00C81ED6">
          <w:rPr>
            <w:rFonts w:hint="eastAsia"/>
            <w:color w:val="000000" w:themeColor="text1"/>
          </w:rPr>
          <w:delText xml:space="preserve">herbivorous </w:delText>
        </w:r>
        <w:r w:rsidDel="00C81ED6">
          <w:rPr>
            <w:rFonts w:cs="Arial"/>
            <w:color w:val="000000" w:themeColor="text1"/>
          </w:rPr>
          <w:delText xml:space="preserve">insect </w:delText>
        </w:r>
      </w:del>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w:t>
      </w:r>
      <w:del w:id="43" w:author="CK NTU" w:date="2022-03-24T11:54:00Z">
        <w:r w:rsidDel="00C81ED6">
          <w:rPr>
            <w:rFonts w:hint="eastAsia"/>
            <w:color w:val="000000" w:themeColor="text1"/>
          </w:rPr>
          <w:delText>host/</w:delText>
        </w:r>
      </w:del>
      <w:r>
        <w:rPr>
          <w:rFonts w:hint="eastAsia"/>
          <w:color w:val="000000" w:themeColor="text1"/>
        </w:rPr>
        <w:t>prey range</w:t>
      </w:r>
      <w:r>
        <w:rPr>
          <w:rFonts w:cs="Arial"/>
          <w:color w:val="000000" w:themeColor="text1"/>
        </w:rPr>
        <w:t>—specialist</w:t>
      </w:r>
      <w:del w:id="44" w:author="CK NTU" w:date="2022-03-24T11:56:00Z">
        <w:r w:rsidDel="00C81ED6">
          <w:rPr>
            <w:rFonts w:cs="Arial"/>
            <w:color w:val="000000" w:themeColor="text1"/>
          </w:rPr>
          <w:delText>s</w:delText>
        </w:r>
      </w:del>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del w:id="45" w:author="CK NTU" w:date="2022-03-24T11:55:00Z">
        <w:r w:rsidDel="00C81ED6">
          <w:rPr>
            <w:rFonts w:hint="eastAsia"/>
            <w:color w:val="000000" w:themeColor="text1"/>
          </w:rPr>
          <w:delText xml:space="preserve">enemies </w:delText>
        </w:r>
      </w:del>
      <w:ins w:id="46" w:author="CK NTU" w:date="2022-03-24T11:55:00Z">
        <w:r w:rsidR="00C81ED6">
          <w:rPr>
            <w:color w:val="000000" w:themeColor="text1"/>
          </w:rPr>
          <w:t>predators</w:t>
        </w:r>
        <w:r w:rsidR="00C81ED6">
          <w:rPr>
            <w:rFonts w:hint="eastAsia"/>
            <w:color w:val="000000" w:themeColor="text1"/>
          </w:rPr>
          <w:t xml:space="preserve"> </w:t>
        </w:r>
      </w:ins>
      <w:r>
        <w:rPr>
          <w:rFonts w:hint="eastAsia"/>
          <w:color w:val="000000" w:themeColor="text1"/>
        </w:rPr>
        <w:t>(e.g., parasitoid</w:t>
      </w:r>
      <w:ins w:id="47" w:author="CK NTU" w:date="2022-03-24T11:56:00Z">
        <w:r w:rsidR="00C81ED6">
          <w:rPr>
            <w:color w:val="000000" w:themeColor="text1"/>
          </w:rPr>
          <w:t xml:space="preserve"> wa</w:t>
        </w:r>
      </w:ins>
      <w:r>
        <w:rPr>
          <w:rFonts w:hint="eastAsia"/>
          <w:color w:val="000000" w:themeColor="text1"/>
        </w:rPr>
        <w:t>s</w:t>
      </w:r>
      <w:ins w:id="48" w:author="CK NTU" w:date="2022-03-24T11:57:00Z">
        <w:r w:rsidR="00C81ED6">
          <w:rPr>
            <w:color w:val="000000" w:themeColor="text1"/>
          </w:rPr>
          <w:t>ps</w:t>
        </w:r>
      </w:ins>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color w:val="000000" w:themeColor="text1"/>
        </w:rPr>
        <w:t xml:space="preserve">, </w:t>
      </w:r>
      <w:r>
        <w:rPr>
          <w:color w:val="000000" w:themeColor="text1"/>
        </w:rPr>
        <w:lastRenderedPageBreak/>
        <w:t>g</w:t>
      </w:r>
      <w:r>
        <w:rPr>
          <w:rFonts w:hint="eastAsia"/>
          <w:color w:val="000000" w:themeColor="text1"/>
        </w:rPr>
        <w:t>eneralist predators (e.g., spiders)</w:t>
      </w:r>
      <w:r>
        <w:rPr>
          <w:color w:val="000000" w:themeColor="text1"/>
        </w:rPr>
        <w:t xml:space="preserve"> have been increasingly appreciated for their conspicuous existence and consistent </w:t>
      </w:r>
      <w:del w:id="49" w:author="CK NTU" w:date="2022-03-24T12:12:00Z">
        <w:r w:rsidDel="005A6937">
          <w:rPr>
            <w:color w:val="000000" w:themeColor="text1"/>
          </w:rPr>
          <w:delText>top-down control</w:delText>
        </w:r>
      </w:del>
      <w:ins w:id="50" w:author="CK NTU" w:date="2022-03-24T12:12:00Z">
        <w:r w:rsidR="005A6937">
          <w:rPr>
            <w:color w:val="000000" w:themeColor="text1"/>
          </w:rPr>
          <w:t>biocontrol effect</w:t>
        </w:r>
      </w:ins>
      <w:r>
        <w:rPr>
          <w:color w:val="000000" w:themeColor="text1"/>
        </w:rPr>
        <w:t xml:space="preserve"> on pest</w:t>
      </w:r>
      <w:ins w:id="51" w:author="CK NTU" w:date="2022-03-24T11:59:00Z">
        <w:r w:rsidR="00C81ED6">
          <w:rPr>
            <w:color w:val="000000" w:themeColor="text1"/>
          </w:rPr>
          <w:t>s</w:t>
        </w:r>
      </w:ins>
      <w:r>
        <w:rPr>
          <w:color w:val="000000" w:themeColor="text1"/>
        </w:rPr>
        <w:t xml:space="preserve"> </w: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rPr>
        <w:t>(Symondson et al. 2002, Stiling and Cornelissen 2005, Michalko et al. 2019, Hsu et al. 2021)</w:t>
      </w:r>
      <w:r>
        <w:rPr>
          <w:color w:val="000000" w:themeColor="text1"/>
        </w:rPr>
        <w:fldChar w:fldCharType="end"/>
      </w:r>
      <w:ins w:id="52" w:author="CK NTU" w:date="2022-03-24T11:45:00Z">
        <w:r w:rsidR="009A626F">
          <w:rPr>
            <w:color w:val="000000" w:themeColor="text1"/>
          </w:rPr>
          <w:t>.</w:t>
        </w:r>
      </w:ins>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 xml:space="preserve">ecosystems and significantly </w:t>
      </w:r>
      <w:ins w:id="53" w:author="CK NTU" w:date="2022-03-24T12:01:00Z">
        <w:r w:rsidR="00A041AC">
          <w:rPr>
            <w:color w:val="000000" w:themeColor="text1"/>
          </w:rPr>
          <w:t xml:space="preserve">reduced </w:t>
        </w:r>
      </w:ins>
      <w:del w:id="54" w:author="CK NTU" w:date="2022-03-24T12:00:00Z">
        <w:r w:rsidDel="00C81ED6">
          <w:rPr>
            <w:color w:val="000000" w:themeColor="text1"/>
          </w:rPr>
          <w:delText xml:space="preserve">decreased </w:delText>
        </w:r>
      </w:del>
      <w:r>
        <w:rPr>
          <w:color w:val="000000" w:themeColor="text1"/>
        </w:rPr>
        <w:t>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rPr>
        <w:t>(Symondson et al. 2002)</w:t>
      </w:r>
      <w:r>
        <w:rPr>
          <w:color w:val="000000" w:themeColor="text1"/>
        </w:rPr>
        <w:fldChar w:fldCharType="end"/>
      </w:r>
      <w:r>
        <w:rPr>
          <w:color w:val="000000" w:themeColor="text1"/>
        </w:rPr>
        <w:t>.</w:t>
      </w:r>
      <w:r>
        <w:rPr>
          <w:rFonts w:hint="eastAsia"/>
          <w:color w:val="000000" w:themeColor="text1"/>
        </w:rPr>
        <w:t xml:space="preserve"> Moreover, </w:t>
      </w:r>
      <w:ins w:id="55" w:author="CK NTU" w:date="2022-03-24T12:06:00Z">
        <w:r w:rsidR="00B72252">
          <w:rPr>
            <w:rFonts w:hint="eastAsia"/>
            <w:color w:val="000000" w:themeColor="text1"/>
          </w:rPr>
          <w:t xml:space="preserve">a meta-analysis </w:t>
        </w:r>
        <w:r w:rsidR="00B72252">
          <w:rPr>
            <w:color w:val="000000" w:themeColor="text1"/>
          </w:rPr>
          <w:t xml:space="preserve">suggests that </w:t>
        </w:r>
      </w:ins>
      <w:r>
        <w:rPr>
          <w:color w:val="000000" w:themeColor="text1"/>
        </w:rPr>
        <w:t>generalist</w:t>
      </w:r>
      <w:r>
        <w:rPr>
          <w:rFonts w:hint="eastAsia"/>
          <w:color w:val="000000" w:themeColor="text1"/>
        </w:rPr>
        <w:t xml:space="preserve"> predators</w:t>
      </w:r>
      <w:r>
        <w:rPr>
          <w:color w:val="000000" w:themeColor="text1"/>
        </w:rPr>
        <w:t xml:space="preserve"> may </w:t>
      </w:r>
      <w:del w:id="56" w:author="CK NTU" w:date="2022-03-24T12:06:00Z">
        <w:r w:rsidDel="00B72252">
          <w:rPr>
            <w:color w:val="000000" w:themeColor="text1"/>
          </w:rPr>
          <w:delText xml:space="preserve">even </w:delText>
        </w:r>
      </w:del>
      <w:r>
        <w:rPr>
          <w:rFonts w:hint="eastAsia"/>
          <w:color w:val="000000" w:themeColor="text1"/>
        </w:rPr>
        <w:t>exert</w:t>
      </w:r>
      <w:r>
        <w:rPr>
          <w:color w:val="000000" w:themeColor="text1"/>
        </w:rPr>
        <w:t xml:space="preserve"> stronger</w:t>
      </w:r>
      <w:r>
        <w:rPr>
          <w:rFonts w:hint="eastAsia"/>
          <w:color w:val="000000" w:themeColor="text1"/>
        </w:rPr>
        <w:t xml:space="preserve"> </w:t>
      </w:r>
      <w:del w:id="57" w:author="CK NTU" w:date="2022-03-24T12:15:00Z">
        <w:r w:rsidDel="00786615">
          <w:rPr>
            <w:rFonts w:hint="eastAsia"/>
            <w:color w:val="000000" w:themeColor="text1"/>
          </w:rPr>
          <w:delText xml:space="preserve">suppressing </w:delText>
        </w:r>
      </w:del>
      <w:ins w:id="58" w:author="CK NTU" w:date="2022-03-24T12:15:00Z">
        <w:r w:rsidR="00786615">
          <w:rPr>
            <w:color w:val="000000" w:themeColor="text1"/>
          </w:rPr>
          <w:t>biocontrol</w:t>
        </w:r>
        <w:r w:rsidR="00786615">
          <w:rPr>
            <w:rFonts w:hint="eastAsia"/>
            <w:color w:val="000000" w:themeColor="text1"/>
          </w:rPr>
          <w:t xml:space="preserve"> </w:t>
        </w:r>
      </w:ins>
      <w:r>
        <w:rPr>
          <w:rFonts w:hint="eastAsia"/>
          <w:color w:val="000000" w:themeColor="text1"/>
        </w:rPr>
        <w:t xml:space="preserve">effects on pest populations compared </w:t>
      </w:r>
      <w:ins w:id="59" w:author="CK NTU" w:date="2022-03-24T12:03:00Z">
        <w:r w:rsidR="00B85EDE">
          <w:rPr>
            <w:color w:val="000000" w:themeColor="text1"/>
          </w:rPr>
          <w:t xml:space="preserve">to </w:t>
        </w:r>
      </w:ins>
      <w:del w:id="60" w:author="CK NTU" w:date="2022-03-24T12:03:00Z">
        <w:r w:rsidDel="00B85EDE">
          <w:rPr>
            <w:color w:val="000000" w:themeColor="text1"/>
          </w:rPr>
          <w:delText>with</w:delText>
        </w:r>
        <w:r w:rsidDel="00B85EDE">
          <w:rPr>
            <w:rFonts w:hint="eastAsia"/>
            <w:color w:val="000000" w:themeColor="text1"/>
          </w:rPr>
          <w:delText xml:space="preserve"> </w:delText>
        </w:r>
      </w:del>
      <w:r>
        <w:rPr>
          <w:color w:val="000000" w:themeColor="text1"/>
        </w:rPr>
        <w:t>specialists</w:t>
      </w:r>
      <w:del w:id="61" w:author="CK NTU" w:date="2022-03-24T12:06:00Z">
        <w:r w:rsidDel="00B72252">
          <w:rPr>
            <w:rFonts w:hint="eastAsia"/>
            <w:color w:val="000000" w:themeColor="text1"/>
          </w:rPr>
          <w:delText xml:space="preserve"> </w:delText>
        </w:r>
      </w:del>
      <w:del w:id="62" w:author="CK NTU" w:date="2022-03-24T12:03:00Z">
        <w:r w:rsidDel="00B85EDE">
          <w:rPr>
            <w:color w:val="000000" w:themeColor="text1"/>
          </w:rPr>
          <w:delText>according to</w:delText>
        </w:r>
      </w:del>
      <w:r>
        <w:rPr>
          <w:color w:val="000000" w:themeColor="text1"/>
        </w:rPr>
        <w:t xml:space="preserve"> </w:t>
      </w:r>
      <w:del w:id="63" w:author="CK NTU" w:date="2022-03-24T12:06:00Z">
        <w:r w:rsidDel="00B72252">
          <w:rPr>
            <w:rFonts w:hint="eastAsia"/>
            <w:color w:val="000000" w:themeColor="text1"/>
          </w:rPr>
          <w:delText xml:space="preserve">a meta-analysis </w:delText>
        </w:r>
      </w:del>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rFonts w:hint="eastAsia"/>
          <w:color w:val="000000" w:themeColor="text1"/>
        </w:rPr>
        <w:t>.</w:t>
      </w:r>
    </w:p>
    <w:p w14:paraId="6FCD5646" w14:textId="77777777" w:rsidR="00062FF4" w:rsidRDefault="007D72D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fldChar w:fldCharType="end"/>
      </w:r>
      <w:r>
        <w:fldChar w:fldCharType="separate"/>
      </w:r>
      <w:r>
        <w:t>(Eitzinger and Traugott 2011, Ingrao et al. 2017, Albertini et al. 2018)</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t>(Michalko et al. 2019)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 </w:instrTex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EN.CITE.DATA </w:instrText>
      </w:r>
      <w:r>
        <w:fldChar w:fldCharType="end"/>
      </w:r>
      <w:r>
        <w:fldChar w:fldCharType="separate"/>
      </w:r>
      <w:r>
        <w:t>(Symondson et al. 2002, Krey et al. 2017, Michalko et al. 2019)</w:t>
      </w:r>
      <w:r>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lastRenderedPageBreak/>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t>(Settle et al. 1996, Dominik et al. 2018)</w:t>
      </w:r>
      <w:r>
        <w:fldChar w:fldCharType="end"/>
      </w:r>
      <w:r>
        <w:t xml:space="preserve">, a consistently high consumption of pest by generalist predators, if it occurs, will provide strong support for applying these </w:t>
      </w:r>
      <w:r>
        <w:rPr>
          <w:rFonts w:hint="eastAsia"/>
        </w:rPr>
        <w:t>predators in pest management programs.</w:t>
      </w:r>
    </w:p>
    <w:p w14:paraId="3373B231" w14:textId="77777777" w:rsidR="00062FF4" w:rsidRDefault="007D72D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fldChar w:fldCharType="separate"/>
      </w:r>
      <w:r>
        <w:t>(Birkhofer et al. 2011)</w:t>
      </w:r>
      <w:r>
        <w:fldChar w:fldCharType="end"/>
      </w:r>
      <w:r>
        <w:t xml:space="preserve">.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fldChar w:fldCharType="separate"/>
      </w:r>
      <w:r>
        <w:t>(Bengtsson et al. 2005)</w:t>
      </w:r>
      <w:r>
        <w:fldChar w:fldCharType="end"/>
      </w:r>
      <w:r>
        <w:t>, potentially lowering the consumption of pest by generalist predators</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In contrast, the application of synthetic chemicals in conventional farms may promote the</w:t>
      </w:r>
      <w:r>
        <w:rPr>
          <w:rFonts w:hint="eastAsia"/>
        </w:rPr>
        <w:t xml:space="preserve"> abundance or even resurgence</w:t>
      </w:r>
      <w:r>
        <w:t xml:space="preserve"> of pest herbivores </w: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fldChar w:fldCharType="end"/>
      </w:r>
      <w:r>
        <w:fldChar w:fldCharType="separate"/>
      </w:r>
      <w:r>
        <w:t>(Hardin et al. 1995, Settle et al. 1996, Birkhofer et al. 2008a, Guedes et al. 2016)</w:t>
      </w:r>
      <w:r>
        <w:fldChar w:fldCharType="end"/>
      </w:r>
      <w:r>
        <w:t xml:space="preserve">, potentially leading to higher pest consumption in predators’ diet. </w:t>
      </w:r>
      <w:r>
        <w:lastRenderedPageBreak/>
        <w:t>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rPr>
          <w:rFonts w:hint="eastAsia"/>
        </w:rPr>
        <w:t xml:space="preserve"> </w:t>
      </w:r>
      <w:r>
        <w:t>or feeding preference</w:t>
      </w:r>
      <w:r>
        <w:rPr>
          <w:rFonts w:hint="eastAsia"/>
        </w:rPr>
        <w:t xml:space="preserve"> for pests</w:t>
      </w:r>
      <w:r>
        <w:t xml:space="preserve"> </w: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 </w:instrTex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EN.CITE.DATA </w:instrText>
      </w:r>
      <w:r>
        <w:fldChar w:fldCharType="end"/>
      </w:r>
      <w:r>
        <w:fldChar w:fldCharType="separate"/>
      </w:r>
      <w:r>
        <w:t>(Wise et al. 2006, Kuusk and Ekbom 2012, Eitzinger et al. 2019)</w:t>
      </w:r>
      <w:r>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fldChar w:fldCharType="end"/>
      </w:r>
      <w:r>
        <w:fldChar w:fldCharType="separate"/>
      </w:r>
      <w:r>
        <w:t>(Altieri and Letourneau 1982, Altieri 1999, Barbosa and Castellanos 2005, Diehl et al. 2013, Lichtenberg et al. 2017)</w:t>
      </w:r>
      <w:r>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7887D7E4" w14:textId="77777777" w:rsidR="00062FF4" w:rsidRDefault="007D72D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w:t>
      </w:r>
      <w:r>
        <w:lastRenderedPageBreak/>
        <w:t xml:space="preserve">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fldChar w:fldCharType="end"/>
      </w:r>
      <w:r>
        <w:fldChar w:fldCharType="separate"/>
      </w:r>
      <w:r>
        <w:t>(Post 2002, Boecklen et al. 2011, Layman et al. 2012)</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t>(Newton 2016)</w:t>
      </w:r>
      <w:r>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14:paraId="0E723AB8" w14:textId="77777777" w:rsidR="00062FF4" w:rsidRDefault="007D72D9">
      <w:pPr>
        <w:jc w:val="left"/>
      </w:pPr>
      <w:r>
        <w:lastRenderedPageBreak/>
        <w:t xml:space="preserve">   </w:t>
      </w:r>
    </w:p>
    <w:p w14:paraId="4F43661B" w14:textId="77777777" w:rsidR="00062FF4" w:rsidRDefault="007D72D9">
      <w:pPr>
        <w:rPr>
          <w:b/>
        </w:rPr>
      </w:pPr>
      <w:r>
        <w:rPr>
          <w:rFonts w:hint="eastAsia"/>
          <w:b/>
        </w:rPr>
        <w:t>Materials and Methods</w:t>
      </w:r>
    </w:p>
    <w:p w14:paraId="67B0FBAA" w14:textId="77777777" w:rsidR="00062FF4" w:rsidRDefault="007D72D9">
      <w:pPr>
        <w:jc w:val="center"/>
        <w:rPr>
          <w:i/>
        </w:rPr>
      </w:pPr>
      <w:r>
        <w:rPr>
          <w:rFonts w:hint="eastAsia"/>
          <w:i/>
        </w:rPr>
        <w:t>Study system and sample collection</w:t>
      </w:r>
    </w:p>
    <w:p w14:paraId="0BB38B24" w14:textId="77777777" w:rsidR="00062FF4" w:rsidRDefault="007D72D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t>.</w:t>
      </w:r>
    </w:p>
    <w:p w14:paraId="01EDAA84" w14:textId="77777777" w:rsidR="00062FF4" w:rsidRDefault="007D72D9">
      <w:pPr>
        <w:pStyle w:val="af3"/>
        <w:ind w:left="0"/>
        <w:jc w:val="left"/>
      </w:pPr>
      <w:r>
        <w:rPr>
          <w:rFonts w:hint="eastAsia"/>
        </w:rPr>
        <w:tab/>
        <w:t xml:space="preserve"> </w:t>
      </w:r>
    </w:p>
    <w:p w14:paraId="15B3338B" w14:textId="77777777" w:rsidR="00062FF4" w:rsidRDefault="007D72D9">
      <w:pPr>
        <w:pStyle w:val="af3"/>
        <w:ind w:left="0"/>
        <w:jc w:val="center"/>
        <w:rPr>
          <w:i/>
        </w:rPr>
      </w:pPr>
      <w:r>
        <w:rPr>
          <w:rFonts w:hint="eastAsia"/>
          <w:i/>
        </w:rPr>
        <w:t>Stable isotope analysis of arthropod samples</w:t>
      </w:r>
    </w:p>
    <w:p w14:paraId="16CD07B5" w14:textId="77777777" w:rsidR="00062FF4" w:rsidRDefault="007D72D9">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w:t>
      </w:r>
      <w:r>
        <w:lastRenderedPageBreak/>
        <w:t xml:space="preserve">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52AD7BAD" w14:textId="77777777" w:rsidR="00062FF4" w:rsidRDefault="00062FF4">
      <w:pPr>
        <w:pStyle w:val="af3"/>
        <w:ind w:left="0"/>
        <w:jc w:val="left"/>
        <w:rPr>
          <w:color w:val="FF0000"/>
        </w:rPr>
      </w:pPr>
    </w:p>
    <w:p w14:paraId="646E7C47" w14:textId="77777777" w:rsidR="00062FF4" w:rsidRDefault="007D72D9">
      <w:pPr>
        <w:jc w:val="center"/>
        <w:rPr>
          <w:i/>
        </w:rPr>
      </w:pPr>
      <w:r>
        <w:rPr>
          <w:rFonts w:hint="eastAsia"/>
          <w:i/>
        </w:rPr>
        <w:t>Arthropod trophic guild assignment</w:t>
      </w:r>
    </w:p>
    <w:p w14:paraId="7DA2A73A" w14:textId="77777777" w:rsidR="00062FF4" w:rsidRDefault="007D72D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t>(Blondel 2003)</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(see Hsu et al. [2021] for more details)</w:t>
      </w:r>
      <w:r>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xml:space="preserve">, including various midge and fly </w:t>
      </w:r>
      <w:r>
        <w:rPr>
          <w:rFonts w:hint="eastAsia"/>
        </w:rPr>
        <w:lastRenderedPageBreak/>
        <w:t>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63F64A70" w14:textId="77777777" w:rsidR="00062FF4" w:rsidRDefault="00062FF4">
      <w:pPr>
        <w:rPr>
          <w:i/>
          <w:color w:val="FF0000"/>
        </w:rPr>
      </w:pPr>
    </w:p>
    <w:p w14:paraId="7A9299F4" w14:textId="77777777" w:rsidR="00062FF4" w:rsidRDefault="007D72D9">
      <w:pPr>
        <w:pStyle w:val="af3"/>
        <w:ind w:left="0"/>
        <w:jc w:val="center"/>
        <w:rPr>
          <w:i/>
        </w:rPr>
      </w:pPr>
      <w:r>
        <w:rPr>
          <w:rFonts w:hint="eastAsia"/>
          <w:i/>
        </w:rPr>
        <w:t>Data analyses</w:t>
      </w:r>
    </w:p>
    <w:p w14:paraId="65291BBA" w14:textId="77777777" w:rsidR="00062FF4" w:rsidRDefault="007D72D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t>(Stock and Semmens 2017)</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t>(Mazzi and Dorn 2012, Sun et al. 2015)</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t>(Phillips and Koch 2002, Stock and Semmens 2016)</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Caut et al. (2009)</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w:t>
      </w:r>
      <w:r>
        <w:lastRenderedPageBreak/>
        <w:t>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75199299" w14:textId="77777777" w:rsidR="00062FF4" w:rsidRDefault="007D72D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t>(Zeileis et al. 2016)</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t>(Fox and Weisberg 2018)</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t>(Lenth and Lenth 2018)</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w:t>
      </w:r>
      <w:r>
        <w:rPr>
          <w:rFonts w:hint="eastAsia"/>
        </w:rPr>
        <w:lastRenderedPageBreak/>
        <w:t xml:space="preserve">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t>(R Core Team 2021)</w:t>
      </w:r>
      <w:r>
        <w:fldChar w:fldCharType="end"/>
      </w:r>
      <w:r>
        <w:rPr>
          <w:rFonts w:hint="eastAsia"/>
        </w:rPr>
        <w:t>.</w:t>
      </w:r>
    </w:p>
    <w:p w14:paraId="7119E43A" w14:textId="77777777" w:rsidR="00062FF4" w:rsidRDefault="00062FF4">
      <w:pPr>
        <w:rPr>
          <w:b/>
        </w:rPr>
      </w:pPr>
    </w:p>
    <w:p w14:paraId="09556D99" w14:textId="77777777" w:rsidR="00062FF4" w:rsidRDefault="007D72D9">
      <w:pPr>
        <w:rPr>
          <w:b/>
        </w:rPr>
      </w:pPr>
      <w:r>
        <w:rPr>
          <w:rFonts w:hint="eastAsia"/>
          <w:b/>
        </w:rPr>
        <w:t>Results</w:t>
      </w:r>
    </w:p>
    <w:p w14:paraId="2D5A490B" w14:textId="77777777" w:rsidR="00062FF4" w:rsidRDefault="007D72D9">
      <w:pPr>
        <w:jc w:val="center"/>
        <w:rPr>
          <w:i/>
        </w:rPr>
      </w:pPr>
      <w:r>
        <w:rPr>
          <w:rFonts w:hint="eastAsia"/>
          <w:i/>
        </w:rPr>
        <w:t>Diet compositions of predators in rice farms</w:t>
      </w:r>
    </w:p>
    <w:p w14:paraId="7BB10941" w14:textId="77777777" w:rsidR="00062FF4" w:rsidRDefault="007D72D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51BCEFC8" w14:textId="77777777" w:rsidR="00062FF4" w:rsidRDefault="007D72D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5847BE85" w14:textId="77777777" w:rsidR="00062FF4" w:rsidRDefault="00062FF4">
      <w:pPr>
        <w:rPr>
          <w:color w:val="FF0000"/>
        </w:rPr>
      </w:pPr>
    </w:p>
    <w:p w14:paraId="5364DF9D" w14:textId="77777777" w:rsidR="00062FF4" w:rsidRDefault="007D72D9">
      <w:pPr>
        <w:jc w:val="center"/>
        <w:rPr>
          <w:i/>
        </w:rPr>
      </w:pPr>
      <w:r>
        <w:rPr>
          <w:rFonts w:hint="eastAsia"/>
          <w:i/>
        </w:rPr>
        <w:lastRenderedPageBreak/>
        <w:t>Patterns of rice herbivore consumption by predators</w:t>
      </w:r>
    </w:p>
    <w:p w14:paraId="5FE36812" w14:textId="77777777" w:rsidR="00062FF4" w:rsidRDefault="007D72D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321C52CE" w14:textId="77777777" w:rsidR="00062FF4" w:rsidRDefault="007D72D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03A181A1" w14:textId="77777777" w:rsidR="00062FF4" w:rsidRDefault="00062FF4"/>
    <w:p w14:paraId="65F6BA54" w14:textId="77777777" w:rsidR="00062FF4" w:rsidRDefault="007D72D9">
      <w:pPr>
        <w:jc w:val="center"/>
        <w:rPr>
          <w:i/>
        </w:rPr>
      </w:pPr>
      <w:r>
        <w:rPr>
          <w:rFonts w:hint="eastAsia"/>
          <w:i/>
        </w:rPr>
        <w:t xml:space="preserve">Factors associated with rice herbivore </w:t>
      </w:r>
      <w:r>
        <w:rPr>
          <w:i/>
        </w:rPr>
        <w:t>consumption</w:t>
      </w:r>
      <w:r>
        <w:rPr>
          <w:rFonts w:hint="eastAsia"/>
          <w:i/>
        </w:rPr>
        <w:t xml:space="preserve"> by predators</w:t>
      </w:r>
    </w:p>
    <w:p w14:paraId="4557153D" w14:textId="77777777" w:rsidR="00062FF4" w:rsidRDefault="007D72D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xml:space="preserve">, although there was an </w:t>
      </w:r>
      <w:r>
        <w:lastRenderedPageBreak/>
        <w:t>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38D68E24" w14:textId="77777777" w:rsidR="00062FF4" w:rsidRDefault="007D72D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1A17D1C6" w14:textId="77777777" w:rsidR="00062FF4" w:rsidRDefault="007D72D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t>(Rusch et al. 2016)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Karp et al. (2018)</w:t>
      </w:r>
      <w:r>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1ED7527A" w14:textId="77777777" w:rsidR="00062FF4" w:rsidRDefault="007D72D9">
      <w:pPr>
        <w:rPr>
          <w:color w:val="FF0000"/>
        </w:rPr>
      </w:pPr>
      <w:r>
        <w:rPr>
          <w:color w:val="FF0000"/>
        </w:rPr>
        <w:br w:type="page"/>
      </w:r>
    </w:p>
    <w:p w14:paraId="4583D8FA" w14:textId="77777777" w:rsidR="00062FF4" w:rsidRDefault="007D72D9">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Pr>
          <w:sz w:val="24"/>
        </w:rPr>
        <w:fldChar w:fldCharType="separate"/>
      </w:r>
      <w:r>
        <w:rPr>
          <w:sz w:val="24"/>
        </w:rPr>
        <w:t>(Fox and Weisberg 2018)</w:t>
      </w:r>
      <w:r>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2FF4" w14:paraId="716F90E9" w14:textId="77777777" w:rsidTr="00062FF4">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E27D3AC"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08F05A0F"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07BBAC9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45D81C94"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0ECD34CF"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2FF4" w14:paraId="3BD0C421"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0171ED2"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720658F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788F230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263F27E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5FEA552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2FF4" w14:paraId="4FFF58B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010A77"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69FB675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CB7AAC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D20578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3CCAED5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6253A7C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1FBADAB"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7F42214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2703AEC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5355109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016A33D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2828EDEB"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E5873FB"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62663EB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07801CB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8D9669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2741F38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2FF4" w14:paraId="43D08E5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53C22B8"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F0CB83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1604323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A06EA6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365A5DE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2FF4" w14:paraId="4CB08B2B"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2F1F813"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07C6C18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EFB1C9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285218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3863188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2FF4" w14:paraId="32E262DC"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BD7DD32" w14:textId="77777777" w:rsidR="00062FF4" w:rsidRDefault="007D72D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134D823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1F890A3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758B29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50C8654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2FF4" w14:paraId="45BCCB9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1F75462"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86D11D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0B53121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CE9EF3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058B22A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19FD3471"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6DC1E4C"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758348C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488B441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1C126A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09F513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4976D556"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1D18973"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E92D5A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621BF9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6438C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4864434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2FF4" w14:paraId="54424D7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EE32173"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1A87377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5068498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BD933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6686965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2FF4" w14:paraId="6F10C323"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EA1A69F"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6A81C89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0FF88CB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D3A1B3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49341B8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2FF4" w14:paraId="298C0D64"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11AFF49"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3C0912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7D8E365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53C7EDB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37F7693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2FF4" w14:paraId="46BA76FB"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CEA87D2"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4C6982F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06D22B5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7D5EB9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74BB0BA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2FF4" w14:paraId="74BC04E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A73644E"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7DBFE7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0DBE1E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51A23DD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582A95A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2FF4" w14:paraId="6085BC76"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C140414" w14:textId="77777777" w:rsidR="00062FF4" w:rsidRDefault="007D72D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56ED531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6999CC3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4C3BFD3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346D4F3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2FF4" w14:paraId="3D1828E1"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059BEAE4"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498ECF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06AD9FA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DD1872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7A3ACEB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2FF4" w14:paraId="17553C3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62E50BC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08022C3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5667CA3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66C4B62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238DF0A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2FF4" w14:paraId="7B8BCF7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BF4AB47"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45BA8B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3B638FB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58CBA7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32DA4B6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2FF4" w14:paraId="3C74096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DA1E2C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068636D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65F2158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1330532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3FF1DB3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2FF4" w14:paraId="446EBE0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A9A6DC5"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171E9D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2A25D88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08F11FB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255B8E4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2FF4" w14:paraId="6403724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77C996F"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32172C7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3E109AD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E11990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24296B3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2FF4" w14:paraId="44A3118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344D2D4"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2590D9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1D6A6B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6BB9E1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36ADCD2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2FF4" w14:paraId="634ED72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EE34347"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F98C43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12AC98D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270840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3185565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62A0A179" w14:textId="77777777" w:rsidR="00062FF4" w:rsidRDefault="007D72D9">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2FF4" w14:paraId="38105372"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75F8289"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361FAAF8"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77EEC6D4"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1E4EB1F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4C0D5F5D"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733291AA"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655DFC07"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619A7A8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7E5C3D2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33A3CBE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2DD22DC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2FF4" w14:paraId="48A8A21E"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60B2250"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430452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6AD8FCB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21650B9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3C7AA8C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2FF4" w14:paraId="0744B49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86046F9"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708F6B6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9189AB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4FF5781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170DCB8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2FF4" w14:paraId="78BCD95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1D1869B"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0E25E28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E6FC5A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00FF9B5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68F777D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2FF4" w14:paraId="04E64A71"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FEA6499"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5E222FC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6090ACC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294232C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6BA3C5C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2FF4" w14:paraId="0D78D62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295EA"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0FDE2B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6EF3C8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32F0F95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619ADF6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6FBD1D77" w14:textId="77777777" w:rsidR="00062FF4" w:rsidRDefault="00062FF4">
      <w:pPr>
        <w:rPr>
          <w:b/>
          <w:color w:val="FF0000"/>
        </w:rPr>
      </w:pPr>
    </w:p>
    <w:p w14:paraId="45204302" w14:textId="77777777" w:rsidR="00062FF4" w:rsidRDefault="00062FF4">
      <w:pPr>
        <w:rPr>
          <w:b/>
          <w:color w:val="FF0000"/>
        </w:rPr>
      </w:pPr>
    </w:p>
    <w:p w14:paraId="01B78969" w14:textId="77777777" w:rsidR="00062FF4" w:rsidRDefault="007D72D9">
      <w:pPr>
        <w:rPr>
          <w:sz w:val="24"/>
        </w:rPr>
      </w:pPr>
      <w:r>
        <w:rPr>
          <w:sz w:val="24"/>
        </w:rPr>
        <w:br w:type="page"/>
      </w:r>
    </w:p>
    <w:p w14:paraId="791F20E9" w14:textId="77777777" w:rsidR="00062FF4" w:rsidRDefault="007D72D9">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2FF4" w14:paraId="65CC396E"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A3E8B73"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0C788E7A"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07FE8DAE"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4B8DF7E5"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206BE210"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1087B725"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66C424F3"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0DCA5F0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27ABBCA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0271F06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681F36D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2FF4" w14:paraId="432C38FD"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189B32D"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AAB89A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01CDCB3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4EFA42F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71E6ED5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2FF4" w14:paraId="395A0F16"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2930AAB"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2E0D03E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445BC78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1003581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6B58665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2FF4" w14:paraId="0F082FA8"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F019AEE"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0BA171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4B89620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708365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7BD755E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2FF4" w14:paraId="6B9A9AD7"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818E951"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7EBBA57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7FC876C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4882F1A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627CDF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2FF4" w14:paraId="66ACC21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5331508"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33BA8F2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17137ED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61F5377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175D05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2FF4" w14:paraId="7FB300AB"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C9E7101" w14:textId="77777777" w:rsidR="00062FF4" w:rsidRDefault="007D72D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3561F0E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0962C67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2D63F40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6E95B0F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2FF4" w14:paraId="4478BF1E"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2D9397" w14:textId="77777777" w:rsidR="00062FF4" w:rsidRDefault="00062FF4">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1C83B7E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0432438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17545CA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1A72E2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2FF4" w14:paraId="6847A532"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6748C8FF" w14:textId="77777777" w:rsidR="00062FF4" w:rsidRDefault="00062FF4">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6E53DC7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223CB3E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0DCF025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5999470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1F996973" w14:textId="77777777" w:rsidR="00062FF4" w:rsidRDefault="007D72D9">
      <w:pPr>
        <w:rPr>
          <w:b/>
          <w:color w:val="FF0000"/>
        </w:rPr>
      </w:pPr>
      <w:r>
        <w:rPr>
          <w:b/>
          <w:color w:val="FF0000"/>
        </w:rPr>
        <w:br w:type="page"/>
      </w:r>
    </w:p>
    <w:p w14:paraId="5B6F2509" w14:textId="77777777" w:rsidR="00062FF4" w:rsidRDefault="007D72D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51ECB651" w14:textId="77777777" w:rsidR="00062FF4" w:rsidRDefault="007D72D9">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011B186C" w14:textId="77777777" w:rsidR="00062FF4" w:rsidRDefault="00062FF4">
      <w:pPr>
        <w:rPr>
          <w:sz w:val="24"/>
        </w:rPr>
      </w:pPr>
    </w:p>
    <w:p w14:paraId="0784964B" w14:textId="77777777" w:rsidR="00062FF4" w:rsidRDefault="007D72D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0486716D" w14:textId="77777777" w:rsidR="00062FF4" w:rsidRDefault="007D72D9">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34BA07BA" w14:textId="77777777" w:rsidR="00062FF4" w:rsidRDefault="00062FF4">
      <w:pPr>
        <w:rPr>
          <w:b/>
          <w:color w:val="FF0000"/>
        </w:rPr>
      </w:pPr>
    </w:p>
    <w:p w14:paraId="5FC73157" w14:textId="77777777" w:rsidR="00062FF4" w:rsidRDefault="00062FF4">
      <w:pPr>
        <w:rPr>
          <w:b/>
          <w:color w:val="FF0000"/>
        </w:rPr>
      </w:pPr>
    </w:p>
    <w:p w14:paraId="77BCB2BA" w14:textId="77777777" w:rsidR="00062FF4" w:rsidRDefault="00062FF4">
      <w:pPr>
        <w:rPr>
          <w:b/>
          <w:color w:val="FF0000"/>
        </w:rPr>
      </w:pPr>
    </w:p>
    <w:p w14:paraId="1D21831B" w14:textId="77777777" w:rsidR="00062FF4" w:rsidRDefault="00062FF4">
      <w:pPr>
        <w:rPr>
          <w:b/>
          <w:color w:val="FF0000"/>
        </w:rPr>
      </w:pPr>
    </w:p>
    <w:p w14:paraId="29AF6E43" w14:textId="77777777" w:rsidR="00062FF4" w:rsidRDefault="007D72D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4A25D6CF" w14:textId="77777777" w:rsidR="00062FF4" w:rsidRDefault="007D72D9">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28AE8E34" w14:textId="77777777" w:rsidR="00062FF4" w:rsidRDefault="007D72D9">
      <w:pPr>
        <w:rPr>
          <w:rFonts w:cs="Arial"/>
          <w:b/>
          <w:szCs w:val="28"/>
        </w:rPr>
      </w:pPr>
      <w:r>
        <w:rPr>
          <w:rFonts w:cs="Arial"/>
          <w:b/>
          <w:szCs w:val="28"/>
        </w:rPr>
        <w:br w:type="page"/>
      </w:r>
    </w:p>
    <w:p w14:paraId="4B9233E9" w14:textId="77777777" w:rsidR="00062FF4" w:rsidRDefault="007D72D9">
      <w:pPr>
        <w:rPr>
          <w:rFonts w:cs="Arial"/>
          <w:b/>
          <w:szCs w:val="28"/>
        </w:rPr>
      </w:pPr>
      <w:r>
        <w:rPr>
          <w:rFonts w:cs="Arial"/>
          <w:b/>
          <w:szCs w:val="28"/>
        </w:rPr>
        <w:lastRenderedPageBreak/>
        <w:t>Discussion</w:t>
      </w:r>
    </w:p>
    <w:p w14:paraId="42DE5560" w14:textId="77777777" w:rsidR="00062FF4" w:rsidRDefault="007D72D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64"/>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generalist arthropod predators, b) the effects of </w:t>
      </w:r>
      <w:r>
        <w:rPr>
          <w:rFonts w:cs="Arial" w:hint="eastAsia"/>
          <w:szCs w:val="28"/>
        </w:rPr>
        <w:t>various abiotic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64"/>
      <w:r>
        <w:rPr>
          <w:rStyle w:val="a5"/>
        </w:rPr>
        <w:commentReference w:id="64"/>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0A0AEFCA" w14:textId="77777777" w:rsidR="00062FF4" w:rsidRDefault="00062FF4">
      <w:pPr>
        <w:rPr>
          <w:rFonts w:cs="Arial"/>
          <w:szCs w:val="28"/>
        </w:rPr>
      </w:pPr>
    </w:p>
    <w:p w14:paraId="609DDFA3" w14:textId="77777777" w:rsidR="00062FF4" w:rsidRDefault="007D72D9">
      <w:pPr>
        <w:ind w:firstLine="720"/>
        <w:jc w:val="center"/>
        <w:rPr>
          <w:rFonts w:cs="Arial"/>
          <w:i/>
          <w:szCs w:val="28"/>
        </w:rPr>
      </w:pPr>
      <w:r>
        <w:rPr>
          <w:rFonts w:cs="Arial"/>
          <w:i/>
          <w:szCs w:val="28"/>
        </w:rPr>
        <w:t>Generalist predators function as specialists at late crop stages (or when things matter)</w:t>
      </w:r>
    </w:p>
    <w:p w14:paraId="23996674" w14:textId="77777777" w:rsidR="00062FF4" w:rsidRDefault="007D72D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lastRenderedPageBreak/>
        <w:t xml:space="preserve">opportunistically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(Albajes and Alomar 1999, Prasad and Snyder 2006, Roubinet et al. 2018)</w:t>
      </w:r>
      <w:r>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4EFC3BBE" w14:textId="77777777" w:rsidR="00062FF4" w:rsidRDefault="007D72D9">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(Allan et al. 1987, Nyffeler 1999, Klecka and Boukal 2013)</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rPr>
        <w:t>(Nyffeler 1999)</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w:t>
      </w:r>
      <w:r>
        <w:rPr>
          <w:rFonts w:cs="Arial"/>
          <w:szCs w:val="28"/>
        </w:rPr>
        <w:lastRenderedPageBreak/>
        <w:t xml:space="preserve">the section for </w:t>
      </w:r>
      <w:r>
        <w:rPr>
          <w:rFonts w:cs="Arial"/>
          <w:i/>
          <w:szCs w:val="28"/>
        </w:rPr>
        <w:t>Factors associated with pest consumption by predators</w:t>
      </w:r>
      <w:r>
        <w:rPr>
          <w:rFonts w:cs="Arial"/>
          <w:szCs w:val="28"/>
        </w:rPr>
        <w:t>)</w:t>
      </w:r>
      <w:r>
        <w:rPr>
          <w:rFonts w:cs="Arial" w:hint="eastAsia"/>
          <w:szCs w:val="28"/>
        </w:rPr>
        <w:t>. By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rPr>
        <w:t>(Schmitz 2008)</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D8CCC6E" w14:textId="77777777" w:rsidR="00062FF4" w:rsidRDefault="00062FF4">
      <w:pPr>
        <w:rPr>
          <w:rFonts w:cs="Arial"/>
          <w:b/>
          <w:color w:val="0070C0"/>
          <w:szCs w:val="28"/>
        </w:rPr>
      </w:pPr>
    </w:p>
    <w:p w14:paraId="5D8B5AB8" w14:textId="77777777" w:rsidR="00062FF4" w:rsidRDefault="007D72D9">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46243EFA" w14:textId="77777777" w:rsidR="00062FF4" w:rsidRDefault="007D72D9">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 xml:space="preserve">the compositions of rice herbivores at the flowering and ripening </w:t>
      </w:r>
      <w:r>
        <w:rPr>
          <w:rFonts w:cs="Arial" w:hint="eastAsia"/>
          <w:szCs w:val="28"/>
        </w:rPr>
        <w:lastRenderedPageBreak/>
        <w:t>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and 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rPr>
        <w:t>(Whitney et al. 2018, Eitzinger et al. 2021)</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7790D981" w14:textId="77777777" w:rsidR="00062FF4" w:rsidRDefault="007D72D9">
      <w:pPr>
        <w:rPr>
          <w:rFonts w:cs="Arial"/>
          <w:szCs w:val="28"/>
        </w:rPr>
      </w:pPr>
      <w:r>
        <w:rPr>
          <w:rFonts w:cs="Arial" w:hint="eastAsia"/>
          <w:szCs w:val="28"/>
        </w:rPr>
        <w:tab/>
      </w:r>
    </w:p>
    <w:p w14:paraId="0AF51E28" w14:textId="77777777" w:rsidR="00062FF4" w:rsidRDefault="007D72D9">
      <w:pPr>
        <w:jc w:val="center"/>
        <w:rPr>
          <w:rFonts w:cs="Arial"/>
          <w:i/>
          <w:szCs w:val="28"/>
        </w:rPr>
      </w:pPr>
      <w:r>
        <w:rPr>
          <w:rFonts w:cs="Arial"/>
          <w:i/>
          <w:szCs w:val="28"/>
        </w:rPr>
        <w:t>Factors associated with pest consumption by predators</w:t>
      </w:r>
    </w:p>
    <w:p w14:paraId="78929468" w14:textId="77777777" w:rsidR="00062FF4" w:rsidRDefault="007D72D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(Bengtsson et al. 2005, Birkhofer et al. 2008b, Lichtenberg et al. 2017)</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rPr>
        <w:t>(Porcel et al. 2018)</w:t>
      </w:r>
      <w:r>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w:t>
      </w:r>
      <w:r>
        <w:rPr>
          <w:rFonts w:cs="Arial"/>
          <w:szCs w:val="28"/>
        </w:rPr>
        <w:lastRenderedPageBreak/>
        <w:t xml:space="preserve">important but overlooked biocontrol value of generalist arthropod predators in conventional farming systems. </w:t>
      </w:r>
    </w:p>
    <w:p w14:paraId="2A545C9C" w14:textId="77777777" w:rsidR="00062FF4" w:rsidRDefault="007D72D9">
      <w:pPr>
        <w:ind w:firstLine="720"/>
        <w:rPr>
          <w:rFonts w:cs="Arial"/>
          <w:color w:val="0070C0"/>
          <w:szCs w:val="28"/>
        </w:rPr>
      </w:pPr>
      <w:r>
        <w:rPr>
          <w:rFonts w:cs="Arial"/>
          <w:szCs w:val="28"/>
        </w:rPr>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(Roubinet et al. 2017, Hsu et al. 2021)</w:t>
      </w:r>
      <w:r>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017185D9" w14:textId="77777777" w:rsidR="00062FF4" w:rsidRDefault="007D72D9">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rPr>
        <w:t>(Barbosa and Castellanos 2005)</w:t>
      </w:r>
      <w:r>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(Langellotto and Denno 2004, Sanders et al. 2008, Diehl et al. 2013)</w:t>
      </w:r>
      <w:r>
        <w:rPr>
          <w:rFonts w:cs="Arial"/>
          <w:szCs w:val="28"/>
        </w:rPr>
        <w:fldChar w:fldCharType="end"/>
      </w:r>
      <w:r>
        <w:rPr>
          <w:rFonts w:cs="Arial" w:hint="eastAsia"/>
          <w:szCs w:val="28"/>
        </w:rPr>
        <w:t xml:space="preserve">. </w:t>
      </w:r>
      <w:r>
        <w:rPr>
          <w:rFonts w:cs="Arial"/>
          <w:szCs w:val="28"/>
        </w:rPr>
        <w:lastRenderedPageBreak/>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the prey species in our study system were mostly associated with rice plants, and therefore the nearby 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rPr>
        <w:t>(Langellotto and Denno 2004)</w:t>
      </w:r>
      <w:r>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7B2879A5" w14:textId="77777777" w:rsidR="00062FF4" w:rsidRDefault="007D72D9">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(Madsen et al. 2004, Wise et al. 2006, Hsu et al. 2021)</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xml:space="preserve">, we encourage </w:t>
      </w:r>
      <w:r>
        <w:rPr>
          <w:rFonts w:cs="Arial"/>
          <w:szCs w:val="28"/>
        </w:rPr>
        <w:lastRenderedPageBreak/>
        <w:t>further</w:t>
      </w:r>
      <w:r>
        <w:rPr>
          <w:rFonts w:cs="Arial" w:hint="eastAsia"/>
          <w:szCs w:val="28"/>
        </w:rPr>
        <w:t xml:space="preserve"> experiments, both observational and manipulative, to clarify the link between prey availability and diet compositions of generalist predators in the field.</w:t>
      </w:r>
    </w:p>
    <w:p w14:paraId="5ACFA866" w14:textId="77777777" w:rsidR="00062FF4" w:rsidRDefault="00062FF4">
      <w:pPr>
        <w:rPr>
          <w:rFonts w:cs="Arial"/>
          <w:szCs w:val="28"/>
        </w:rPr>
      </w:pPr>
    </w:p>
    <w:p w14:paraId="6B7C475D" w14:textId="77777777" w:rsidR="00062FF4" w:rsidRDefault="007D72D9">
      <w:pPr>
        <w:jc w:val="center"/>
        <w:rPr>
          <w:rFonts w:cs="Arial"/>
          <w:i/>
          <w:szCs w:val="28"/>
        </w:rPr>
      </w:pPr>
      <w:r>
        <w:rPr>
          <w:rFonts w:cs="Arial"/>
          <w:i/>
          <w:szCs w:val="28"/>
        </w:rPr>
        <w:t>Potential caveats</w:t>
      </w:r>
      <w:r>
        <w:rPr>
          <w:rFonts w:cs="Arial" w:hint="eastAsia"/>
          <w:i/>
          <w:szCs w:val="28"/>
        </w:rPr>
        <w:t xml:space="preserve"> </w:t>
      </w:r>
      <w:r>
        <w:rPr>
          <w:rFonts w:cs="Arial"/>
          <w:i/>
          <w:szCs w:val="28"/>
        </w:rPr>
        <w:t>of this study</w:t>
      </w:r>
    </w:p>
    <w:p w14:paraId="19CAB3B9" w14:textId="77777777" w:rsidR="00062FF4" w:rsidRDefault="007D72D9">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(Duelli and Obrist 2003, Letourneau et al. 2009, Rusch et al. 2016)</w:t>
      </w:r>
      <w:r>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rPr>
        <w:t>(Straub et al. 2008, Michalko et al. 2019)</w:t>
      </w:r>
      <w:r>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(Hsu et al. 2021)</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w:t>
      </w:r>
      <w:r>
        <w:rPr>
          <w:rFonts w:cs="Arial" w:hint="eastAsia"/>
          <w:szCs w:val="28"/>
        </w:rPr>
        <w:lastRenderedPageBreak/>
        <w:t xml:space="preserve">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rPr>
        <w:t>(Finke and Denno 2006, Janssen et al. 2007)</w:t>
      </w:r>
      <w:r>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rPr>
        <w:t>(Janssen et al. 2006, Petrakova et al. 2016)</w:t>
      </w:r>
      <w:r>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105D7A48" w14:textId="77777777" w:rsidR="00062FF4" w:rsidRDefault="00062FF4">
      <w:pPr>
        <w:rPr>
          <w:rFonts w:cs="Arial"/>
          <w:i/>
          <w:color w:val="FF0000"/>
          <w:szCs w:val="28"/>
        </w:rPr>
      </w:pPr>
    </w:p>
    <w:p w14:paraId="6D28C6DD" w14:textId="77777777" w:rsidR="00062FF4" w:rsidRDefault="007D72D9">
      <w:pPr>
        <w:jc w:val="center"/>
        <w:rPr>
          <w:rFonts w:cs="Arial"/>
          <w:i/>
          <w:szCs w:val="28"/>
        </w:rPr>
      </w:pPr>
      <w:r>
        <w:rPr>
          <w:rFonts w:cs="Arial"/>
          <w:i/>
          <w:szCs w:val="28"/>
        </w:rPr>
        <w:t>Conclusions</w:t>
      </w:r>
    </w:p>
    <w:p w14:paraId="5061FAA7" w14:textId="77777777" w:rsidR="00062FF4" w:rsidRDefault="007D72D9">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87-94%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lastRenderedPageBreak/>
        <w:t>incorporating generalist predators, which are ubiquitous in nature, into pest management will open a promising avenue towards this goal.</w:t>
      </w:r>
      <w:r>
        <w:rPr>
          <w:rFonts w:cs="Arial"/>
          <w:szCs w:val="28"/>
        </w:rPr>
        <w:t xml:space="preserve"> </w:t>
      </w:r>
    </w:p>
    <w:p w14:paraId="59D9C7EF" w14:textId="77777777" w:rsidR="00062FF4" w:rsidRDefault="00062FF4">
      <w:pPr>
        <w:spacing w:afterLines="200" w:after="480"/>
        <w:rPr>
          <w:b/>
        </w:rPr>
      </w:pPr>
    </w:p>
    <w:p w14:paraId="12D811EA" w14:textId="77777777" w:rsidR="00062FF4" w:rsidRDefault="007D72D9">
      <w:pPr>
        <w:rPr>
          <w:b/>
        </w:rPr>
      </w:pPr>
      <w:r>
        <w:rPr>
          <w:b/>
        </w:rPr>
        <w:br w:type="page"/>
      </w:r>
    </w:p>
    <w:p w14:paraId="0633FBAD" w14:textId="77777777" w:rsidR="00062FF4" w:rsidRDefault="007D72D9">
      <w:pPr>
        <w:spacing w:afterLines="200" w:after="480"/>
        <w:rPr>
          <w:b/>
        </w:rPr>
      </w:pPr>
      <w:r>
        <w:rPr>
          <w:rFonts w:hint="eastAsia"/>
          <w:b/>
        </w:rPr>
        <w:lastRenderedPageBreak/>
        <w:t>Acknowledgement</w:t>
      </w:r>
    </w:p>
    <w:p w14:paraId="134AE222" w14:textId="77777777" w:rsidR="00062FF4" w:rsidRDefault="007D72D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3AD1F45D" w14:textId="77777777" w:rsidR="00062FF4" w:rsidRDefault="007D72D9">
      <w:pPr>
        <w:jc w:val="left"/>
        <w:rPr>
          <w:b/>
        </w:rPr>
      </w:pPr>
      <w:r>
        <w:rPr>
          <w:b/>
        </w:rPr>
        <w:br w:type="page"/>
      </w:r>
    </w:p>
    <w:p w14:paraId="23986E9A" w14:textId="77777777" w:rsidR="00062FF4" w:rsidRDefault="007D72D9">
      <w:pPr>
        <w:pStyle w:val="EndNoteBibliographyTitle"/>
      </w:pPr>
      <w:r>
        <w:lastRenderedPageBreak/>
        <w:fldChar w:fldCharType="begin"/>
      </w:r>
      <w:r>
        <w:instrText xml:space="preserve"> ADDIN EN.REFLIST </w:instrText>
      </w:r>
      <w:r>
        <w:fldChar w:fldCharType="separate"/>
      </w:r>
      <w:r>
        <w:t>Reference</w:t>
      </w:r>
    </w:p>
    <w:p w14:paraId="29D7C31E" w14:textId="77777777" w:rsidR="00062FF4" w:rsidRDefault="00062FF4">
      <w:pPr>
        <w:pStyle w:val="EndNoteBibliographyTitle"/>
      </w:pPr>
    </w:p>
    <w:p w14:paraId="55652014" w14:textId="77777777" w:rsidR="00062FF4" w:rsidRDefault="007D72D9">
      <w:pPr>
        <w:pStyle w:val="EndNoteBibliography"/>
        <w:spacing w:after="0"/>
        <w:ind w:left="720" w:hanging="720"/>
      </w:pPr>
      <w:r>
        <w:t>Albajes, R., and Ò. Alomar. 1999. Current and potential use of polyphagous predators. Pages 265-275  Integrated pest and disease management in greenhouse crops. Springer.</w:t>
      </w:r>
    </w:p>
    <w:p w14:paraId="238C725D" w14:textId="77777777" w:rsidR="00062FF4" w:rsidRDefault="007D72D9">
      <w:pPr>
        <w:pStyle w:val="EndNoteBibliography"/>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14:paraId="5E0C1E1E" w14:textId="77777777" w:rsidR="00062FF4" w:rsidRDefault="007D72D9">
      <w:pPr>
        <w:pStyle w:val="EndNoteBibliography"/>
        <w:spacing w:after="0"/>
        <w:ind w:left="720" w:hanging="720"/>
      </w:pPr>
      <w:r>
        <w:t>Allan, J., A. Flecker, and N. McClintock. 1987. Prey preference of stoneflies: sedentary vs mobile prey. Oikos:323-331.</w:t>
      </w:r>
    </w:p>
    <w:p w14:paraId="11EC57EB" w14:textId="77777777" w:rsidR="00062FF4" w:rsidRDefault="007D72D9">
      <w:pPr>
        <w:pStyle w:val="EndNoteBibliography"/>
        <w:spacing w:after="0"/>
        <w:ind w:left="720" w:hanging="720"/>
      </w:pPr>
      <w:r>
        <w:t>Altieri, M. A. 1999. The ecological role of biodiversity in agroecosystems. Pages 19-31  Invertebrate biodiversity as bioindicators of sustainable landscapes. Elsevier.</w:t>
      </w:r>
    </w:p>
    <w:p w14:paraId="32F57EE1" w14:textId="77777777" w:rsidR="00062FF4" w:rsidRDefault="007D72D9">
      <w:pPr>
        <w:pStyle w:val="EndNoteBibliography"/>
        <w:spacing w:after="0"/>
        <w:ind w:left="720" w:hanging="720"/>
      </w:pPr>
      <w:r>
        <w:t xml:space="preserve">Altieri, M. A., and D. K. Letourneau. 1982. Vegetation management and biological control in agroecosystems. Crop Protection </w:t>
      </w:r>
      <w:r>
        <w:rPr>
          <w:b/>
        </w:rPr>
        <w:t>1</w:t>
      </w:r>
      <w:r>
        <w:t>:405-430.</w:t>
      </w:r>
    </w:p>
    <w:p w14:paraId="0F115389" w14:textId="77777777" w:rsidR="00062FF4" w:rsidRDefault="007D72D9">
      <w:pPr>
        <w:pStyle w:val="EndNoteBibliography"/>
        <w:spacing w:after="0"/>
        <w:ind w:left="720" w:hanging="720"/>
      </w:pPr>
      <w:r>
        <w:t>Barbosa, P., and I. Castellanos. 2005. Ecology of predator-prey interactions. Oxford University Press.</w:t>
      </w:r>
    </w:p>
    <w:p w14:paraId="26BE616C" w14:textId="77777777" w:rsidR="00062FF4" w:rsidRDefault="007D72D9">
      <w:pPr>
        <w:pStyle w:val="EndNoteBibliography"/>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14:paraId="70AC3DFA" w14:textId="77777777" w:rsidR="00062FF4" w:rsidRDefault="007D72D9">
      <w:pPr>
        <w:pStyle w:val="EndNoteBibliography"/>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14:paraId="1AD2A68B" w14:textId="77777777" w:rsidR="00062FF4" w:rsidRDefault="007D72D9">
      <w:pPr>
        <w:pStyle w:val="EndNoteBibliography"/>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14:paraId="1E4BECC1" w14:textId="77777777" w:rsidR="00062FF4" w:rsidRDefault="007D72D9">
      <w:pPr>
        <w:pStyle w:val="EndNoteBibliography"/>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14:paraId="61C65BD0" w14:textId="77777777" w:rsidR="00062FF4" w:rsidRDefault="007D72D9">
      <w:pPr>
        <w:pStyle w:val="EndNoteBibliography"/>
        <w:spacing w:after="0"/>
        <w:ind w:left="720" w:hanging="720"/>
      </w:pPr>
      <w:r>
        <w:t xml:space="preserve">Blondel, J. 2003. Guilds or functional groups: does it matter? Oikos </w:t>
      </w:r>
      <w:r>
        <w:rPr>
          <w:b/>
        </w:rPr>
        <w:t>100</w:t>
      </w:r>
      <w:r>
        <w:t>:223-231.</w:t>
      </w:r>
    </w:p>
    <w:p w14:paraId="11BD2124" w14:textId="77777777" w:rsidR="00062FF4" w:rsidRDefault="007D72D9">
      <w:pPr>
        <w:pStyle w:val="EndNoteBibliography"/>
        <w:spacing w:after="0"/>
        <w:ind w:left="720" w:hanging="720"/>
      </w:pPr>
      <w:r>
        <w:t xml:space="preserve">Boecklen, W. J., C. T. Yarnes, B. A. Cook, and A. C. James. 2011. On the use of stable isotopes in trophic ecology. Annual review of ecology, evolution, and systematics </w:t>
      </w:r>
      <w:r>
        <w:rPr>
          <w:b/>
        </w:rPr>
        <w:t>42</w:t>
      </w:r>
      <w:r>
        <w:t>:411-440.</w:t>
      </w:r>
    </w:p>
    <w:p w14:paraId="1FAD2F1B" w14:textId="77777777" w:rsidR="00062FF4" w:rsidRDefault="007D72D9">
      <w:pPr>
        <w:pStyle w:val="EndNoteBibliography"/>
        <w:spacing w:after="0"/>
        <w:ind w:left="720" w:hanging="720"/>
      </w:pPr>
      <w: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14:paraId="51F4EE28" w14:textId="77777777" w:rsidR="00062FF4" w:rsidRDefault="007D72D9">
      <w:pPr>
        <w:pStyle w:val="EndNoteBibliography"/>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14:paraId="3C615C15" w14:textId="77777777" w:rsidR="00062FF4" w:rsidRDefault="007D72D9">
      <w:pPr>
        <w:pStyle w:val="EndNoteBibliography"/>
        <w:spacing w:after="0"/>
        <w:ind w:left="720" w:hanging="720"/>
      </w:pPr>
      <w:r>
        <w:t xml:space="preserve">Diehl, E., V. L. Mader, V. Wolters, and K. Birkhofer. 2013. Management intensity and vegetation complexity affect web-building spiders and their prey. Oecologia </w:t>
      </w:r>
      <w:r>
        <w:rPr>
          <w:b/>
        </w:rPr>
        <w:t>173</w:t>
      </w:r>
      <w:r>
        <w:t>:579-589.</w:t>
      </w:r>
    </w:p>
    <w:p w14:paraId="7E166C83" w14:textId="77777777" w:rsidR="00062FF4" w:rsidRDefault="007D72D9">
      <w:pPr>
        <w:pStyle w:val="EndNoteBibliography"/>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14:paraId="3D4DEA75" w14:textId="77777777" w:rsidR="00062FF4" w:rsidRDefault="007D72D9">
      <w:pPr>
        <w:pStyle w:val="EndNoteBibliography"/>
        <w:spacing w:after="0"/>
        <w:ind w:left="720" w:hanging="720"/>
      </w:pPr>
      <w:r>
        <w:t xml:space="preserve">Duelli, P., and M. K. Obrist. 2003. Biodiversity indicators: the choice of values and measures. Agriculture Ecosystems &amp; Environment </w:t>
      </w:r>
      <w:r>
        <w:rPr>
          <w:b/>
        </w:rPr>
        <w:t>98</w:t>
      </w:r>
      <w:r>
        <w:t>:87-98.</w:t>
      </w:r>
    </w:p>
    <w:p w14:paraId="7128508F" w14:textId="77777777" w:rsidR="00062FF4" w:rsidRDefault="007D72D9">
      <w:pPr>
        <w:pStyle w:val="EndNoteBibliography"/>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32A777C9" w14:textId="77777777" w:rsidR="00062FF4" w:rsidRDefault="007D72D9">
      <w:pPr>
        <w:pStyle w:val="EndNoteBibliography"/>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14:paraId="5DAB1AFB" w14:textId="77777777" w:rsidR="00062FF4" w:rsidRDefault="007D72D9">
      <w:pPr>
        <w:pStyle w:val="EndNoteBibliography"/>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14:paraId="0836FB89" w14:textId="77777777" w:rsidR="00062FF4" w:rsidRDefault="007D72D9">
      <w:pPr>
        <w:pStyle w:val="EndNoteBibliography"/>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14:paraId="405C5CE9" w14:textId="77777777" w:rsidR="00062FF4" w:rsidRDefault="007D72D9">
      <w:pPr>
        <w:pStyle w:val="EndNoteBibliography"/>
        <w:spacing w:after="0"/>
        <w:ind w:left="720" w:hanging="720"/>
      </w:pPr>
      <w:r>
        <w:t xml:space="preserve">Finke, D. L., and R. F. Denno. 2006. Spatial refuge from intraguild predation: implications for prey suppression and trophic cascades. Oecologia </w:t>
      </w:r>
      <w:r>
        <w:rPr>
          <w:b/>
        </w:rPr>
        <w:t>149</w:t>
      </w:r>
      <w:r>
        <w:t>:265-275.</w:t>
      </w:r>
    </w:p>
    <w:p w14:paraId="32651B94" w14:textId="77777777" w:rsidR="00062FF4" w:rsidRDefault="007D72D9">
      <w:pPr>
        <w:pStyle w:val="EndNoteBibliography"/>
        <w:spacing w:after="0"/>
        <w:ind w:left="720" w:hanging="720"/>
      </w:pPr>
      <w:r>
        <w:t>Fox, J., and S. Weisberg. 2018. An R companion to applied regression. Sage publications.</w:t>
      </w:r>
    </w:p>
    <w:p w14:paraId="6BDFDACC" w14:textId="77777777" w:rsidR="00062FF4" w:rsidRDefault="007D72D9">
      <w:pPr>
        <w:pStyle w:val="EndNoteBibliography"/>
        <w:spacing w:after="0"/>
        <w:ind w:left="720" w:hanging="720"/>
      </w:pPr>
      <w: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14:paraId="05D9C2BE" w14:textId="77777777" w:rsidR="00062FF4" w:rsidRDefault="007D72D9">
      <w:pPr>
        <w:pStyle w:val="EndNoteBibliography"/>
        <w:spacing w:after="0"/>
        <w:ind w:left="720" w:hanging="720"/>
      </w:pPr>
      <w:r>
        <w:t xml:space="preserve">Gomiero, T., D. Pimentel, and M. G. Paoletti. 2011. Is there a need for a more sustainable agriculture? Critical reviews in plant sciences </w:t>
      </w:r>
      <w:r>
        <w:rPr>
          <w:b/>
        </w:rPr>
        <w:t>30</w:t>
      </w:r>
      <w:r>
        <w:t>:6-23.</w:t>
      </w:r>
    </w:p>
    <w:p w14:paraId="0E10A59A" w14:textId="77777777" w:rsidR="00062FF4" w:rsidRDefault="007D72D9">
      <w:pPr>
        <w:pStyle w:val="EndNoteBibliography"/>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14:paraId="2FADCFBA" w14:textId="77777777" w:rsidR="00062FF4" w:rsidRDefault="007D72D9">
      <w:pPr>
        <w:pStyle w:val="EndNoteBibliography"/>
        <w:spacing w:after="0"/>
        <w:ind w:left="720" w:hanging="720"/>
      </w:pPr>
      <w:r>
        <w:t xml:space="preserve">Hardin, M. R., B. Benrey, M. Coll, W. O. Lamp, G. K. Roderick, and P. Barbosa. 1995. Arthropod pest resurgence: an overview of potential mechanisms. Crop Protection </w:t>
      </w:r>
      <w:r>
        <w:rPr>
          <w:b/>
        </w:rPr>
        <w:t>14</w:t>
      </w:r>
      <w:r>
        <w:t>:3-18.</w:t>
      </w:r>
    </w:p>
    <w:p w14:paraId="3A06D0B0" w14:textId="77777777" w:rsidR="00062FF4" w:rsidRDefault="007D72D9">
      <w:pPr>
        <w:pStyle w:val="EndNoteBibliography"/>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14:paraId="3280B9AB" w14:textId="77777777" w:rsidR="00062FF4" w:rsidRDefault="007D72D9">
      <w:pPr>
        <w:pStyle w:val="EndNoteBibliography"/>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14:paraId="0F5FA4C6" w14:textId="77777777" w:rsidR="00062FF4" w:rsidRDefault="007D72D9">
      <w:pPr>
        <w:pStyle w:val="EndNoteBibliography"/>
        <w:spacing w:after="0"/>
        <w:ind w:left="720" w:hanging="720"/>
      </w:pPr>
      <w:r>
        <w:t xml:space="preserve">Huang, H., and P. Yang. 1987. The ancient cultured citrus ant. BioScience </w:t>
      </w:r>
      <w:r>
        <w:rPr>
          <w:b/>
        </w:rPr>
        <w:t>37</w:t>
      </w:r>
      <w:r>
        <w:t>:665-671.</w:t>
      </w:r>
    </w:p>
    <w:p w14:paraId="6340F6A0" w14:textId="77777777" w:rsidR="00062FF4" w:rsidRDefault="007D72D9">
      <w:pPr>
        <w:pStyle w:val="EndNoteBibliography"/>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14:paraId="4E4248E4" w14:textId="77777777" w:rsidR="00062FF4" w:rsidRDefault="007D72D9">
      <w:pPr>
        <w:pStyle w:val="EndNoteBibliography"/>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14:paraId="5FF33AD4" w14:textId="77777777" w:rsidR="00062FF4" w:rsidRDefault="007D72D9">
      <w:pPr>
        <w:pStyle w:val="EndNoteBibliography"/>
        <w:spacing w:after="0"/>
        <w:ind w:left="720" w:hanging="720"/>
      </w:pPr>
      <w:r>
        <w:t xml:space="preserve">Janssen, A., M. W. Sabelis, S. Magalhães, M. Montserrat, and T. Van der Hammen. 2007. Habitat structure affects intraguild predation. Ecology </w:t>
      </w:r>
      <w:r>
        <w:rPr>
          <w:b/>
        </w:rPr>
        <w:t>88</w:t>
      </w:r>
      <w:r>
        <w:t>:2713-2719.</w:t>
      </w:r>
    </w:p>
    <w:p w14:paraId="1124B55B" w14:textId="77777777" w:rsidR="00062FF4" w:rsidRDefault="007D72D9">
      <w:pPr>
        <w:pStyle w:val="EndNoteBibliography"/>
        <w:spacing w:after="0"/>
        <w:ind w:left="720" w:hanging="720"/>
      </w:pPr>
      <w: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Pr>
          <w:b/>
        </w:rPr>
        <w:t>115</w:t>
      </w:r>
      <w:r>
        <w:t>:E7863-E7870.</w:t>
      </w:r>
    </w:p>
    <w:p w14:paraId="484E0B78" w14:textId="77777777" w:rsidR="00062FF4" w:rsidRDefault="007D72D9">
      <w:pPr>
        <w:pStyle w:val="EndNoteBibliography"/>
        <w:spacing w:after="0"/>
        <w:ind w:left="720" w:hanging="720"/>
      </w:pPr>
      <w:r>
        <w:t xml:space="preserve">Kehoe, L., A. Romero-Muñoz, E. Polaina, L. Estes, H. Kreft, and T. Kuemmerle. 2017. Biodiversity at risk under future cropland </w:t>
      </w:r>
      <w:r>
        <w:lastRenderedPageBreak/>
        <w:t xml:space="preserve">expansion and intensification. Nature Ecology &amp; Evolution </w:t>
      </w:r>
      <w:r>
        <w:rPr>
          <w:b/>
        </w:rPr>
        <w:t>1</w:t>
      </w:r>
      <w:r>
        <w:t>:1129-1135.</w:t>
      </w:r>
    </w:p>
    <w:p w14:paraId="751AE943" w14:textId="77777777" w:rsidR="00062FF4" w:rsidRDefault="007D72D9">
      <w:pPr>
        <w:pStyle w:val="EndNoteBibliography"/>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14:paraId="2473940C" w14:textId="77777777" w:rsidR="00062FF4" w:rsidRDefault="007D72D9">
      <w:pPr>
        <w:pStyle w:val="EndNoteBibliography"/>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14:paraId="010348A2" w14:textId="77777777" w:rsidR="00062FF4" w:rsidRDefault="007D72D9">
      <w:pPr>
        <w:pStyle w:val="EndNoteBibliography"/>
        <w:spacing w:after="0"/>
        <w:ind w:left="720" w:hanging="720"/>
      </w:pPr>
      <w:r>
        <w:t xml:space="preserve">Kuusk, A.-K., and B. Ekbom. 2012. Feeding habits of lycosid spiders in field habitats. Journal of Pest Science </w:t>
      </w:r>
      <w:r>
        <w:rPr>
          <w:b/>
        </w:rPr>
        <w:t>85</w:t>
      </w:r>
      <w:r>
        <w:t>:253-260.</w:t>
      </w:r>
    </w:p>
    <w:p w14:paraId="76063222" w14:textId="77777777" w:rsidR="00062FF4" w:rsidRDefault="007D72D9">
      <w:pPr>
        <w:pStyle w:val="EndNoteBibliography"/>
        <w:spacing w:after="0"/>
        <w:ind w:left="720" w:hanging="720"/>
      </w:pPr>
      <w:r>
        <w:t xml:space="preserve">Langellotto, G. A., and R. F. Denno. 2004. Responses of invertebrate natural enemies to complex-structured habitats: a meta-analytical synthesis. Oecologia </w:t>
      </w:r>
      <w:r>
        <w:rPr>
          <w:b/>
        </w:rPr>
        <w:t>139</w:t>
      </w:r>
      <w:r>
        <w:t>:1-10.</w:t>
      </w:r>
    </w:p>
    <w:p w14:paraId="66BE46E6" w14:textId="77777777" w:rsidR="00062FF4" w:rsidRDefault="007D72D9">
      <w:pPr>
        <w:pStyle w:val="EndNoteBibliography"/>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14:paraId="2CB2D75F" w14:textId="77777777" w:rsidR="00062FF4" w:rsidRDefault="007D72D9">
      <w:pPr>
        <w:pStyle w:val="EndNoteBibliography"/>
        <w:spacing w:after="0"/>
        <w:ind w:left="720" w:hanging="720"/>
      </w:pPr>
      <w:r>
        <w:t xml:space="preserve">Lenth, R., and M. R. Lenth. 2018. Package ‘lsmeans’. The American Statistician </w:t>
      </w:r>
      <w:r>
        <w:rPr>
          <w:b/>
        </w:rPr>
        <w:t>34</w:t>
      </w:r>
      <w:r>
        <w:t>:216-221.</w:t>
      </w:r>
    </w:p>
    <w:p w14:paraId="63FD2DFA" w14:textId="77777777" w:rsidR="00062FF4" w:rsidRDefault="007D72D9">
      <w:pPr>
        <w:pStyle w:val="EndNoteBibliography"/>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14:paraId="02D9C131" w14:textId="77777777" w:rsidR="00062FF4" w:rsidRDefault="007D72D9">
      <w:pPr>
        <w:pStyle w:val="EndNoteBibliography"/>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14:paraId="76D52174" w14:textId="77777777" w:rsidR="00062FF4" w:rsidRDefault="007D72D9">
      <w:pPr>
        <w:pStyle w:val="EndNoteBibliography"/>
        <w:spacing w:after="0"/>
        <w:ind w:left="720" w:hanging="720"/>
      </w:pPr>
      <w:r>
        <w:t xml:space="preserve">Madsen, M., S. Terkildsen, and S. Toft. 2004. Microcosm studies on control of aphids by generalist arthropod predators: effects of alternative prey. BioControl </w:t>
      </w:r>
      <w:r>
        <w:rPr>
          <w:b/>
        </w:rPr>
        <w:t>49</w:t>
      </w:r>
      <w:r>
        <w:t>:483-504.</w:t>
      </w:r>
    </w:p>
    <w:p w14:paraId="6971693C" w14:textId="77777777" w:rsidR="00062FF4" w:rsidRDefault="007D72D9">
      <w:pPr>
        <w:pStyle w:val="EndNoteBibliography"/>
        <w:spacing w:after="0"/>
        <w:ind w:left="720" w:hanging="720"/>
      </w:pPr>
      <w:r>
        <w:t xml:space="preserve">Mazzi, D., and S. Dorn. 2012. Movement of insect pests in agricultural landscapes. Annals of applied biology </w:t>
      </w:r>
      <w:r>
        <w:rPr>
          <w:b/>
        </w:rPr>
        <w:t>160</w:t>
      </w:r>
      <w:r>
        <w:t>:97-113.</w:t>
      </w:r>
    </w:p>
    <w:p w14:paraId="3EDF0A93" w14:textId="77777777" w:rsidR="00062FF4" w:rsidRDefault="007D72D9">
      <w:pPr>
        <w:pStyle w:val="EndNoteBibliography"/>
        <w:spacing w:after="0"/>
        <w:ind w:left="720" w:hanging="720"/>
      </w:pPr>
      <w:r>
        <w:t xml:space="preserve">Michalko, R., S. Pekár, and M. H. Entling. 2019. An updated perspective on spiders as generalist predators in biological control. Oecologia </w:t>
      </w:r>
      <w:r>
        <w:rPr>
          <w:b/>
        </w:rPr>
        <w:t>189</w:t>
      </w:r>
      <w:r>
        <w:t>:21-36.</w:t>
      </w:r>
    </w:p>
    <w:p w14:paraId="0DA572D6" w14:textId="77777777" w:rsidR="00062FF4" w:rsidRDefault="007D72D9">
      <w:pPr>
        <w:pStyle w:val="EndNoteBibliography"/>
        <w:spacing w:after="0"/>
        <w:ind w:left="720" w:hanging="720"/>
      </w:pPr>
      <w:r>
        <w:t>Newton, J. 2016. Stable isotopes as tools in ecological research. eLS:1-8.</w:t>
      </w:r>
    </w:p>
    <w:p w14:paraId="1F332F85" w14:textId="77777777" w:rsidR="00062FF4" w:rsidRDefault="007D72D9">
      <w:pPr>
        <w:pStyle w:val="EndNoteBibliography"/>
        <w:spacing w:after="0"/>
        <w:ind w:left="720" w:hanging="720"/>
      </w:pPr>
      <w:r>
        <w:lastRenderedPageBreak/>
        <w:t>Nyffeler, M. 1999. Prey selection of spiders in the field. Journal of Arachnology:317-324.</w:t>
      </w:r>
    </w:p>
    <w:p w14:paraId="09B2C880" w14:textId="77777777" w:rsidR="00062FF4" w:rsidRDefault="007D72D9">
      <w:pPr>
        <w:pStyle w:val="EndNoteBibliography"/>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14:paraId="2AC29F68" w14:textId="77777777" w:rsidR="00062FF4" w:rsidRDefault="007D72D9">
      <w:pPr>
        <w:pStyle w:val="EndNoteBibliography"/>
        <w:spacing w:after="0"/>
        <w:ind w:left="720" w:hanging="720"/>
      </w:pPr>
      <w:r>
        <w:t xml:space="preserve">Phillips, D. L., and P. L. Koch. 2002. Incorporating concentration dependence in stable isotope mixing models. Oecologia </w:t>
      </w:r>
      <w:r>
        <w:rPr>
          <w:b/>
        </w:rPr>
        <w:t>130</w:t>
      </w:r>
      <w:r>
        <w:t>:114-125.</w:t>
      </w:r>
    </w:p>
    <w:p w14:paraId="076A2882" w14:textId="77777777" w:rsidR="00062FF4" w:rsidRDefault="007D72D9">
      <w:pPr>
        <w:pStyle w:val="EndNoteBibliography"/>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14:paraId="0EA0C0E5" w14:textId="77777777" w:rsidR="00062FF4" w:rsidRDefault="007D72D9">
      <w:pPr>
        <w:pStyle w:val="EndNoteBibliography"/>
        <w:spacing w:after="0"/>
        <w:ind w:left="720" w:hanging="720"/>
      </w:pPr>
      <w:r>
        <w:t xml:space="preserve">Post, D. M. 2002. Using stable isotopes to estimate trophic position: models, methods, and assumptions. Ecology </w:t>
      </w:r>
      <w:r>
        <w:rPr>
          <w:b/>
        </w:rPr>
        <w:t>83</w:t>
      </w:r>
      <w:r>
        <w:t>:703-718.</w:t>
      </w:r>
    </w:p>
    <w:p w14:paraId="4814D779" w14:textId="77777777" w:rsidR="00062FF4" w:rsidRDefault="007D72D9">
      <w:pPr>
        <w:pStyle w:val="EndNoteBibliography"/>
        <w:spacing w:after="0"/>
        <w:ind w:left="720" w:hanging="720"/>
      </w:pPr>
      <w:r>
        <w:t xml:space="preserve">Prasad, R., and W. Snyder. 2006. Polyphagy complicates conservation biological control that targets generalist predators. Journal of Applied Ecology </w:t>
      </w:r>
      <w:r>
        <w:rPr>
          <w:b/>
        </w:rPr>
        <w:t>43</w:t>
      </w:r>
      <w:r>
        <w:t>:343-352.</w:t>
      </w:r>
    </w:p>
    <w:p w14:paraId="629B2555" w14:textId="77777777" w:rsidR="00062FF4" w:rsidRDefault="007D72D9">
      <w:pPr>
        <w:pStyle w:val="EndNoteBibliography"/>
        <w:spacing w:after="0"/>
        <w:ind w:left="720" w:hanging="720"/>
      </w:pPr>
      <w:r>
        <w:t>R Core Team. 2021. R: A language and environment for statistical computing. R Foundation for Statistical Computing, Vienna, Austria.</w:t>
      </w:r>
    </w:p>
    <w:p w14:paraId="74F408B0" w14:textId="77777777" w:rsidR="00062FF4" w:rsidRDefault="007D72D9">
      <w:pPr>
        <w:pStyle w:val="EndNoteBibliography"/>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14:paraId="50FE4DD5" w14:textId="77777777" w:rsidR="00062FF4" w:rsidRDefault="007D72D9">
      <w:pPr>
        <w:pStyle w:val="EndNoteBibliography"/>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14:paraId="46FCD4FF" w14:textId="77777777" w:rsidR="00062FF4" w:rsidRDefault="007D72D9">
      <w:pPr>
        <w:pStyle w:val="EndNoteBibliography"/>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14:paraId="6C8414B3" w14:textId="77777777" w:rsidR="00062FF4" w:rsidRDefault="007D72D9">
      <w:pPr>
        <w:pStyle w:val="EndNoteBibliography"/>
        <w:spacing w:after="0"/>
        <w:ind w:left="720" w:hanging="720"/>
      </w:pPr>
      <w:r>
        <w:t xml:space="preserve">Sanders, D., H. Nickel, T. Grützner, and C. Platner. 2008. Habitat structure mediates top–down effects of spiders and ants on herbivores. Basic and Applied Ecology </w:t>
      </w:r>
      <w:r>
        <w:rPr>
          <w:b/>
        </w:rPr>
        <w:t>9</w:t>
      </w:r>
      <w:r>
        <w:t>:152-160.</w:t>
      </w:r>
    </w:p>
    <w:p w14:paraId="221AFD9B" w14:textId="77777777" w:rsidR="00062FF4" w:rsidRDefault="007D72D9">
      <w:pPr>
        <w:pStyle w:val="EndNoteBibliography"/>
        <w:spacing w:after="0"/>
        <w:ind w:left="720" w:hanging="720"/>
      </w:pPr>
      <w:r>
        <w:t xml:space="preserve">Schmitz, O. J. 2008. Effects of predator hunting mode on grassland ecosystem function. Science </w:t>
      </w:r>
      <w:r>
        <w:rPr>
          <w:b/>
        </w:rPr>
        <w:t>319</w:t>
      </w:r>
      <w:r>
        <w:t>:952-954.</w:t>
      </w:r>
    </w:p>
    <w:p w14:paraId="007FF06A" w14:textId="77777777" w:rsidR="00062FF4" w:rsidRDefault="007D72D9">
      <w:pPr>
        <w:pStyle w:val="EndNoteBibliography"/>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14:paraId="4736C276" w14:textId="77777777" w:rsidR="00062FF4" w:rsidRDefault="007D72D9">
      <w:pPr>
        <w:pStyle w:val="EndNoteBibliography"/>
        <w:spacing w:after="0"/>
        <w:ind w:left="720" w:hanging="720"/>
      </w:pPr>
      <w:r>
        <w:lastRenderedPageBreak/>
        <w:t xml:space="preserve">Stiling, P., and T. Cornelissen. 2005. What makes a successful biocontrol agent? A meta-analysis of biological control agent performance. Biological Control </w:t>
      </w:r>
      <w:r>
        <w:rPr>
          <w:b/>
        </w:rPr>
        <w:t>34</w:t>
      </w:r>
      <w:r>
        <w:t>:236-246.</w:t>
      </w:r>
    </w:p>
    <w:p w14:paraId="1ACF0C4D" w14:textId="77777777" w:rsidR="00062FF4" w:rsidRDefault="007D72D9">
      <w:pPr>
        <w:pStyle w:val="EndNoteBibliography"/>
        <w:spacing w:after="0"/>
        <w:ind w:left="720" w:hanging="720"/>
      </w:pPr>
      <w:r>
        <w:t>Stock, B., and B. Semmens. 2017. MixSIAR GUI user manual v3. 1. San Diego.</w:t>
      </w:r>
    </w:p>
    <w:p w14:paraId="1417A657" w14:textId="77777777" w:rsidR="00062FF4" w:rsidRDefault="007D72D9">
      <w:pPr>
        <w:pStyle w:val="EndNoteBibliography"/>
        <w:spacing w:after="0"/>
        <w:ind w:left="720" w:hanging="720"/>
      </w:pPr>
      <w:r>
        <w:t xml:space="preserve">Stock, B. C., and B. X. Semmens. 2016. Unifying error structures in commonly used biotracer mixing models. Ecology </w:t>
      </w:r>
      <w:r>
        <w:rPr>
          <w:b/>
        </w:rPr>
        <w:t>97</w:t>
      </w:r>
      <w:r>
        <w:t>:2562-2569.</w:t>
      </w:r>
    </w:p>
    <w:p w14:paraId="6A550C34" w14:textId="77777777" w:rsidR="00062FF4" w:rsidRDefault="007D72D9">
      <w:pPr>
        <w:pStyle w:val="EndNoteBibliography"/>
        <w:spacing w:after="0"/>
        <w:ind w:left="720" w:hanging="720"/>
      </w:pPr>
      <w:r>
        <w:t xml:space="preserve">Straub, C. S., D. L. Finke, and W. E. Snyder. 2008. Are the conservation of natural enemy biodiversity and biological control compatible goals? Biological Control </w:t>
      </w:r>
      <w:r>
        <w:rPr>
          <w:b/>
        </w:rPr>
        <w:t>45</w:t>
      </w:r>
      <w:r>
        <w:t>:225-237.</w:t>
      </w:r>
    </w:p>
    <w:p w14:paraId="5BC2145C" w14:textId="77777777" w:rsidR="00062FF4" w:rsidRDefault="007D72D9">
      <w:pPr>
        <w:pStyle w:val="EndNoteBibliography"/>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14:paraId="3F93F5B9" w14:textId="77777777" w:rsidR="00062FF4" w:rsidRDefault="007D72D9">
      <w:pPr>
        <w:pStyle w:val="EndNoteBibliography"/>
        <w:spacing w:after="0"/>
        <w:ind w:left="720" w:hanging="720"/>
      </w:pPr>
      <w:r>
        <w:t xml:space="preserve">Symondson, W., K. Sunderland, and M. Greenstone. 2002. Can generalist predators be effective biocontrol agents? Annual review of entomology </w:t>
      </w:r>
      <w:r>
        <w:rPr>
          <w:b/>
        </w:rPr>
        <w:t>47</w:t>
      </w:r>
      <w:r>
        <w:t>:561-594.</w:t>
      </w:r>
    </w:p>
    <w:p w14:paraId="2A468E0E" w14:textId="77777777" w:rsidR="00062FF4" w:rsidRDefault="007D72D9">
      <w:pPr>
        <w:pStyle w:val="EndNoteBibliography"/>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14:paraId="6FC46C60" w14:textId="77777777" w:rsidR="00062FF4" w:rsidRDefault="007D72D9">
      <w:pPr>
        <w:pStyle w:val="EndNoteBibliography"/>
        <w:spacing w:after="0"/>
        <w:ind w:left="720" w:hanging="720"/>
      </w:pPr>
      <w:r>
        <w:t xml:space="preserve">Wise, D. H., D. M. Moldenhauer, and J. Halaj. 2006. Using stable isotopes to reveal shifts in prey consumption by generalist predators. Ecological Applications </w:t>
      </w:r>
      <w:r>
        <w:rPr>
          <w:b/>
        </w:rPr>
        <w:t>16</w:t>
      </w:r>
      <w:r>
        <w:t>:865-876.</w:t>
      </w:r>
    </w:p>
    <w:p w14:paraId="5D7E8F0B" w14:textId="77777777" w:rsidR="00062FF4" w:rsidRDefault="007D72D9">
      <w:pPr>
        <w:pStyle w:val="EndNoteBibliography"/>
        <w:ind w:left="720" w:hanging="720"/>
      </w:pPr>
      <w:r>
        <w:t xml:space="preserve">Zeileis, A., F. Cribari-Neto, B. Gruen, I. Kosmidis, A. B. Simas, A. V. Rocha, and M. A. Zeileis. 2016. Package ‘betareg’. R package </w:t>
      </w:r>
      <w:r>
        <w:rPr>
          <w:b/>
        </w:rPr>
        <w:t>3</w:t>
      </w:r>
      <w:r>
        <w:t>:2.</w:t>
      </w:r>
    </w:p>
    <w:p w14:paraId="5B426FB0" w14:textId="77777777" w:rsidR="00062FF4" w:rsidRDefault="007D72D9">
      <w:pPr>
        <w:jc w:val="center"/>
        <w:rPr>
          <w:color w:val="FF0000"/>
        </w:rPr>
      </w:pPr>
      <w:r>
        <w:rPr>
          <w:color w:val="FF0000"/>
        </w:rPr>
        <w:fldChar w:fldCharType="end"/>
      </w:r>
      <w:r>
        <w:rPr>
          <w:color w:val="FF0000"/>
        </w:rPr>
        <w:br w:type="page"/>
      </w:r>
    </w:p>
    <w:p w14:paraId="1EC392D9" w14:textId="77777777" w:rsidR="00062FF4" w:rsidRDefault="007D72D9">
      <w:pPr>
        <w:jc w:val="center"/>
        <w:rPr>
          <w:b/>
          <w:bCs/>
          <w:szCs w:val="24"/>
        </w:rPr>
      </w:pPr>
      <w:r>
        <w:rPr>
          <w:rFonts w:hint="eastAsia"/>
          <w:b/>
          <w:bCs/>
          <w:szCs w:val="24"/>
        </w:rPr>
        <w:lastRenderedPageBreak/>
        <w:t>Appendix S1</w:t>
      </w:r>
    </w:p>
    <w:p w14:paraId="4FE5557D" w14:textId="77777777" w:rsidR="00062FF4" w:rsidRDefault="007D72D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2C0D8144" w14:textId="77777777" w:rsidR="00062FF4" w:rsidRDefault="007D72D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2FF4" w14:paraId="38414431"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D24D3EA" w14:textId="77777777" w:rsidR="00062FF4" w:rsidRDefault="007D72D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28E2730E" w14:textId="77777777" w:rsidR="00062FF4" w:rsidRDefault="007D72D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26498A9" w14:textId="77777777" w:rsidR="00062FF4" w:rsidRDefault="007D72D9">
            <w:pPr>
              <w:ind w:left="-572" w:firstLine="572"/>
              <w:rPr>
                <w:sz w:val="24"/>
                <w:szCs w:val="24"/>
              </w:rPr>
            </w:pPr>
            <w:r>
              <w:rPr>
                <w:sz w:val="24"/>
                <w:szCs w:val="24"/>
              </w:rPr>
              <w:t>Family/Genus</w:t>
            </w:r>
          </w:p>
        </w:tc>
      </w:tr>
      <w:tr w:rsidR="00062FF4" w14:paraId="57E016F4"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3AE1D981" w14:textId="77777777" w:rsidR="00062FF4" w:rsidRDefault="007D72D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0561EB34" w14:textId="77777777" w:rsidR="00062FF4" w:rsidRDefault="007D72D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1888EC5B" w14:textId="77777777" w:rsidR="00062FF4" w:rsidRDefault="007D72D9">
            <w:pPr>
              <w:ind w:left="-572" w:firstLine="572"/>
              <w:rPr>
                <w:sz w:val="24"/>
                <w:szCs w:val="24"/>
              </w:rPr>
            </w:pPr>
            <w:r>
              <w:rPr>
                <w:sz w:val="24"/>
                <w:szCs w:val="24"/>
              </w:rPr>
              <w:t>Araneidae</w:t>
            </w:r>
          </w:p>
        </w:tc>
      </w:tr>
      <w:tr w:rsidR="00062FF4" w14:paraId="7A6A3250" w14:textId="77777777">
        <w:trPr>
          <w:trHeight w:hRule="exact" w:val="368"/>
        </w:trPr>
        <w:tc>
          <w:tcPr>
            <w:tcW w:w="2410" w:type="dxa"/>
            <w:shd w:val="clear" w:color="auto" w:fill="auto"/>
            <w:tcMar>
              <w:top w:w="80" w:type="dxa"/>
              <w:left w:w="80" w:type="dxa"/>
              <w:bottom w:w="80" w:type="dxa"/>
              <w:right w:w="80" w:type="dxa"/>
            </w:tcMar>
            <w:vAlign w:val="center"/>
          </w:tcPr>
          <w:p w14:paraId="4ADD7BD0" w14:textId="77777777" w:rsidR="00062FF4" w:rsidRDefault="00062FF4">
            <w:pPr>
              <w:ind w:left="-572" w:firstLine="572"/>
              <w:rPr>
                <w:sz w:val="24"/>
                <w:szCs w:val="24"/>
              </w:rPr>
            </w:pPr>
          </w:p>
        </w:tc>
        <w:tc>
          <w:tcPr>
            <w:tcW w:w="2151" w:type="dxa"/>
            <w:shd w:val="clear" w:color="auto" w:fill="auto"/>
            <w:vAlign w:val="center"/>
          </w:tcPr>
          <w:p w14:paraId="2DE3A6FE"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18A1C3E" w14:textId="77777777" w:rsidR="00062FF4" w:rsidRDefault="007D72D9">
            <w:pPr>
              <w:ind w:left="-572" w:firstLine="572"/>
              <w:rPr>
                <w:sz w:val="24"/>
                <w:szCs w:val="24"/>
              </w:rPr>
            </w:pPr>
            <w:r>
              <w:rPr>
                <w:sz w:val="24"/>
                <w:szCs w:val="24"/>
              </w:rPr>
              <w:t>Clubionidae</w:t>
            </w:r>
          </w:p>
        </w:tc>
      </w:tr>
      <w:tr w:rsidR="00062FF4" w14:paraId="55EA648C" w14:textId="77777777">
        <w:trPr>
          <w:trHeight w:hRule="exact" w:val="368"/>
        </w:trPr>
        <w:tc>
          <w:tcPr>
            <w:tcW w:w="2410" w:type="dxa"/>
            <w:shd w:val="clear" w:color="auto" w:fill="auto"/>
            <w:tcMar>
              <w:top w:w="80" w:type="dxa"/>
              <w:left w:w="80" w:type="dxa"/>
              <w:bottom w:w="80" w:type="dxa"/>
              <w:right w:w="80" w:type="dxa"/>
            </w:tcMar>
            <w:vAlign w:val="center"/>
          </w:tcPr>
          <w:p w14:paraId="57192551" w14:textId="77777777" w:rsidR="00062FF4" w:rsidRDefault="00062FF4">
            <w:pPr>
              <w:ind w:left="-572" w:firstLine="572"/>
              <w:rPr>
                <w:sz w:val="24"/>
                <w:szCs w:val="24"/>
              </w:rPr>
            </w:pPr>
          </w:p>
        </w:tc>
        <w:tc>
          <w:tcPr>
            <w:tcW w:w="2151" w:type="dxa"/>
            <w:shd w:val="clear" w:color="auto" w:fill="auto"/>
            <w:vAlign w:val="center"/>
          </w:tcPr>
          <w:p w14:paraId="7AB970CF"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729B3FB" w14:textId="77777777" w:rsidR="00062FF4" w:rsidRDefault="007D72D9">
            <w:pPr>
              <w:ind w:left="-572" w:firstLine="572"/>
              <w:rPr>
                <w:sz w:val="24"/>
                <w:szCs w:val="24"/>
              </w:rPr>
            </w:pPr>
            <w:r>
              <w:rPr>
                <w:sz w:val="24"/>
                <w:szCs w:val="24"/>
              </w:rPr>
              <w:t>Oxyopidae</w:t>
            </w:r>
          </w:p>
        </w:tc>
      </w:tr>
      <w:tr w:rsidR="00062FF4" w14:paraId="239B9224" w14:textId="77777777">
        <w:trPr>
          <w:trHeight w:hRule="exact" w:val="368"/>
        </w:trPr>
        <w:tc>
          <w:tcPr>
            <w:tcW w:w="2410" w:type="dxa"/>
            <w:shd w:val="clear" w:color="auto" w:fill="auto"/>
            <w:tcMar>
              <w:top w:w="80" w:type="dxa"/>
              <w:left w:w="80" w:type="dxa"/>
              <w:bottom w:w="80" w:type="dxa"/>
              <w:right w:w="80" w:type="dxa"/>
            </w:tcMar>
            <w:vAlign w:val="center"/>
          </w:tcPr>
          <w:p w14:paraId="1C2029D3" w14:textId="77777777" w:rsidR="00062FF4" w:rsidRDefault="00062FF4">
            <w:pPr>
              <w:ind w:left="-572" w:firstLine="572"/>
              <w:rPr>
                <w:sz w:val="24"/>
                <w:szCs w:val="24"/>
              </w:rPr>
            </w:pPr>
          </w:p>
        </w:tc>
        <w:tc>
          <w:tcPr>
            <w:tcW w:w="2151" w:type="dxa"/>
            <w:shd w:val="clear" w:color="auto" w:fill="auto"/>
            <w:vAlign w:val="center"/>
          </w:tcPr>
          <w:p w14:paraId="18F14AC3"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BCDDCC6" w14:textId="77777777" w:rsidR="00062FF4" w:rsidRDefault="007D72D9">
            <w:pPr>
              <w:ind w:left="-572" w:firstLine="572"/>
              <w:rPr>
                <w:sz w:val="24"/>
                <w:szCs w:val="24"/>
              </w:rPr>
            </w:pPr>
            <w:r>
              <w:rPr>
                <w:sz w:val="24"/>
                <w:szCs w:val="24"/>
              </w:rPr>
              <w:t>Tetragnathidae</w:t>
            </w:r>
          </w:p>
        </w:tc>
      </w:tr>
      <w:tr w:rsidR="00062FF4" w14:paraId="02DA3325" w14:textId="77777777">
        <w:trPr>
          <w:trHeight w:hRule="exact" w:val="368"/>
        </w:trPr>
        <w:tc>
          <w:tcPr>
            <w:tcW w:w="2410" w:type="dxa"/>
            <w:shd w:val="clear" w:color="auto" w:fill="auto"/>
            <w:tcMar>
              <w:top w:w="80" w:type="dxa"/>
              <w:left w:w="80" w:type="dxa"/>
              <w:bottom w:w="80" w:type="dxa"/>
              <w:right w:w="80" w:type="dxa"/>
            </w:tcMar>
            <w:vAlign w:val="center"/>
          </w:tcPr>
          <w:p w14:paraId="22422C72" w14:textId="77777777" w:rsidR="00062FF4" w:rsidRDefault="00062FF4">
            <w:pPr>
              <w:ind w:left="-572" w:firstLine="572"/>
              <w:rPr>
                <w:sz w:val="24"/>
                <w:szCs w:val="24"/>
              </w:rPr>
            </w:pPr>
          </w:p>
        </w:tc>
        <w:tc>
          <w:tcPr>
            <w:tcW w:w="2151" w:type="dxa"/>
            <w:shd w:val="clear" w:color="auto" w:fill="auto"/>
            <w:vAlign w:val="center"/>
          </w:tcPr>
          <w:p w14:paraId="5FAFE22F"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9851DEE" w14:textId="77777777" w:rsidR="00062FF4" w:rsidRDefault="007D72D9">
            <w:pPr>
              <w:ind w:left="-572" w:firstLine="572"/>
              <w:rPr>
                <w:sz w:val="24"/>
                <w:szCs w:val="24"/>
              </w:rPr>
            </w:pPr>
            <w:r>
              <w:rPr>
                <w:sz w:val="24"/>
                <w:szCs w:val="24"/>
              </w:rPr>
              <w:t>Thomisidae</w:t>
            </w:r>
          </w:p>
        </w:tc>
      </w:tr>
      <w:tr w:rsidR="00062FF4" w14:paraId="4E8E1B37" w14:textId="77777777">
        <w:trPr>
          <w:trHeight w:hRule="exact" w:val="368"/>
        </w:trPr>
        <w:tc>
          <w:tcPr>
            <w:tcW w:w="2410" w:type="dxa"/>
            <w:shd w:val="clear" w:color="auto" w:fill="auto"/>
            <w:tcMar>
              <w:top w:w="80" w:type="dxa"/>
              <w:left w:w="80" w:type="dxa"/>
              <w:bottom w:w="80" w:type="dxa"/>
              <w:right w:w="80" w:type="dxa"/>
            </w:tcMar>
            <w:vAlign w:val="center"/>
          </w:tcPr>
          <w:p w14:paraId="07E8B357" w14:textId="77777777" w:rsidR="00062FF4" w:rsidRDefault="00062FF4">
            <w:pPr>
              <w:ind w:left="-572" w:firstLine="572"/>
              <w:rPr>
                <w:sz w:val="24"/>
                <w:szCs w:val="24"/>
              </w:rPr>
            </w:pPr>
          </w:p>
        </w:tc>
        <w:tc>
          <w:tcPr>
            <w:tcW w:w="2151" w:type="dxa"/>
            <w:shd w:val="clear" w:color="auto" w:fill="auto"/>
            <w:vAlign w:val="center"/>
          </w:tcPr>
          <w:p w14:paraId="0534BA1F"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2D4F37E" w14:textId="77777777" w:rsidR="00062FF4" w:rsidRDefault="007D72D9">
            <w:pPr>
              <w:ind w:left="-572" w:firstLine="572"/>
              <w:rPr>
                <w:sz w:val="24"/>
                <w:szCs w:val="24"/>
              </w:rPr>
            </w:pPr>
            <w:r>
              <w:rPr>
                <w:bCs/>
                <w:sz w:val="24"/>
                <w:szCs w:val="24"/>
              </w:rPr>
              <w:t>Carabidae</w:t>
            </w:r>
          </w:p>
        </w:tc>
      </w:tr>
      <w:tr w:rsidR="00062FF4" w14:paraId="306B67B2" w14:textId="77777777">
        <w:trPr>
          <w:trHeight w:hRule="exact" w:val="368"/>
        </w:trPr>
        <w:tc>
          <w:tcPr>
            <w:tcW w:w="2410" w:type="dxa"/>
            <w:shd w:val="clear" w:color="auto" w:fill="auto"/>
            <w:tcMar>
              <w:top w:w="80" w:type="dxa"/>
              <w:left w:w="80" w:type="dxa"/>
              <w:bottom w:w="80" w:type="dxa"/>
              <w:right w:w="80" w:type="dxa"/>
            </w:tcMar>
            <w:vAlign w:val="center"/>
          </w:tcPr>
          <w:p w14:paraId="3CB6FC40" w14:textId="77777777" w:rsidR="00062FF4" w:rsidRDefault="00062FF4">
            <w:pPr>
              <w:ind w:left="-572" w:firstLine="572"/>
              <w:rPr>
                <w:sz w:val="24"/>
                <w:szCs w:val="24"/>
              </w:rPr>
            </w:pPr>
          </w:p>
        </w:tc>
        <w:tc>
          <w:tcPr>
            <w:tcW w:w="2151" w:type="dxa"/>
            <w:shd w:val="clear" w:color="auto" w:fill="auto"/>
            <w:vAlign w:val="center"/>
          </w:tcPr>
          <w:p w14:paraId="52F7F2F9"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0D311E7D" w14:textId="77777777" w:rsidR="00062FF4" w:rsidRDefault="007D72D9">
            <w:pPr>
              <w:ind w:left="-572" w:firstLine="572"/>
              <w:rPr>
                <w:sz w:val="24"/>
                <w:szCs w:val="24"/>
              </w:rPr>
            </w:pPr>
            <w:r>
              <w:rPr>
                <w:sz w:val="24"/>
                <w:szCs w:val="24"/>
              </w:rPr>
              <w:t>Coccinellidae</w:t>
            </w:r>
          </w:p>
        </w:tc>
      </w:tr>
      <w:tr w:rsidR="00062FF4" w14:paraId="2CAF1AB7" w14:textId="77777777">
        <w:trPr>
          <w:trHeight w:hRule="exact" w:val="368"/>
        </w:trPr>
        <w:tc>
          <w:tcPr>
            <w:tcW w:w="2410" w:type="dxa"/>
            <w:shd w:val="clear" w:color="auto" w:fill="auto"/>
            <w:tcMar>
              <w:top w:w="80" w:type="dxa"/>
              <w:left w:w="80" w:type="dxa"/>
              <w:bottom w:w="80" w:type="dxa"/>
              <w:right w:w="80" w:type="dxa"/>
            </w:tcMar>
            <w:vAlign w:val="center"/>
          </w:tcPr>
          <w:p w14:paraId="2375D9AE" w14:textId="77777777" w:rsidR="00062FF4" w:rsidRDefault="007D72D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7B2C9CA8"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7982DEED" w14:textId="77777777" w:rsidR="00062FF4" w:rsidRDefault="007D72D9">
            <w:pPr>
              <w:ind w:left="-572" w:firstLine="572"/>
              <w:rPr>
                <w:sz w:val="24"/>
                <w:szCs w:val="24"/>
              </w:rPr>
            </w:pPr>
            <w:r>
              <w:rPr>
                <w:sz w:val="24"/>
                <w:szCs w:val="24"/>
              </w:rPr>
              <w:t>Cicadellidae/</w:t>
            </w:r>
            <w:r>
              <w:rPr>
                <w:i/>
                <w:sz w:val="24"/>
                <w:szCs w:val="24"/>
              </w:rPr>
              <w:t>Nephotettix</w:t>
            </w:r>
          </w:p>
        </w:tc>
      </w:tr>
      <w:tr w:rsidR="00062FF4" w14:paraId="5E182603" w14:textId="77777777">
        <w:trPr>
          <w:trHeight w:hRule="exact" w:val="368"/>
        </w:trPr>
        <w:tc>
          <w:tcPr>
            <w:tcW w:w="2410" w:type="dxa"/>
            <w:shd w:val="clear" w:color="auto" w:fill="auto"/>
            <w:tcMar>
              <w:top w:w="80" w:type="dxa"/>
              <w:left w:w="80" w:type="dxa"/>
              <w:bottom w:w="80" w:type="dxa"/>
              <w:right w:w="80" w:type="dxa"/>
            </w:tcMar>
            <w:vAlign w:val="center"/>
          </w:tcPr>
          <w:p w14:paraId="54A0B89E" w14:textId="77777777" w:rsidR="00062FF4" w:rsidRDefault="00062FF4">
            <w:pPr>
              <w:ind w:left="-572" w:firstLine="572"/>
              <w:rPr>
                <w:sz w:val="24"/>
                <w:szCs w:val="24"/>
              </w:rPr>
            </w:pPr>
          </w:p>
        </w:tc>
        <w:tc>
          <w:tcPr>
            <w:tcW w:w="2151" w:type="dxa"/>
            <w:shd w:val="clear" w:color="auto" w:fill="auto"/>
            <w:vAlign w:val="center"/>
          </w:tcPr>
          <w:p w14:paraId="34D772F2"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86176D2" w14:textId="77777777" w:rsidR="00062FF4" w:rsidRDefault="007D72D9">
            <w:pPr>
              <w:ind w:left="-572" w:firstLine="572"/>
              <w:rPr>
                <w:sz w:val="24"/>
                <w:szCs w:val="24"/>
              </w:rPr>
            </w:pPr>
            <w:r>
              <w:rPr>
                <w:sz w:val="24"/>
                <w:szCs w:val="24"/>
              </w:rPr>
              <w:t>Delphacidae/</w:t>
            </w:r>
            <w:r>
              <w:rPr>
                <w:i/>
                <w:sz w:val="24"/>
                <w:szCs w:val="24"/>
              </w:rPr>
              <w:t>Nilaparvata</w:t>
            </w:r>
          </w:p>
        </w:tc>
      </w:tr>
      <w:tr w:rsidR="00062FF4" w14:paraId="5B3F4DE6" w14:textId="77777777">
        <w:trPr>
          <w:trHeight w:hRule="exact" w:val="368"/>
        </w:trPr>
        <w:tc>
          <w:tcPr>
            <w:tcW w:w="2410" w:type="dxa"/>
            <w:shd w:val="clear" w:color="auto" w:fill="auto"/>
            <w:tcMar>
              <w:top w:w="80" w:type="dxa"/>
              <w:left w:w="80" w:type="dxa"/>
              <w:bottom w:w="80" w:type="dxa"/>
              <w:right w:w="80" w:type="dxa"/>
            </w:tcMar>
            <w:vAlign w:val="center"/>
          </w:tcPr>
          <w:p w14:paraId="5F77251E" w14:textId="77777777" w:rsidR="00062FF4" w:rsidRDefault="00062FF4">
            <w:pPr>
              <w:ind w:left="-572" w:firstLine="572"/>
              <w:rPr>
                <w:sz w:val="24"/>
                <w:szCs w:val="24"/>
              </w:rPr>
            </w:pPr>
          </w:p>
        </w:tc>
        <w:tc>
          <w:tcPr>
            <w:tcW w:w="2151" w:type="dxa"/>
            <w:shd w:val="clear" w:color="auto" w:fill="auto"/>
            <w:vAlign w:val="center"/>
          </w:tcPr>
          <w:p w14:paraId="78D7DC8B"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0C34A8E0" w14:textId="77777777" w:rsidR="00062FF4" w:rsidRDefault="007D72D9">
            <w:pPr>
              <w:ind w:left="-572" w:firstLine="572"/>
              <w:rPr>
                <w:sz w:val="24"/>
                <w:szCs w:val="24"/>
              </w:rPr>
            </w:pPr>
            <w:r>
              <w:rPr>
                <w:sz w:val="24"/>
                <w:szCs w:val="24"/>
              </w:rPr>
              <w:t>Lygaeidae/</w:t>
            </w:r>
            <w:r>
              <w:rPr>
                <w:i/>
                <w:sz w:val="24"/>
                <w:szCs w:val="24"/>
              </w:rPr>
              <w:t>Pachybrachius</w:t>
            </w:r>
          </w:p>
        </w:tc>
      </w:tr>
      <w:tr w:rsidR="00062FF4" w14:paraId="6BF989D7" w14:textId="77777777">
        <w:trPr>
          <w:trHeight w:hRule="exact" w:val="368"/>
        </w:trPr>
        <w:tc>
          <w:tcPr>
            <w:tcW w:w="2410" w:type="dxa"/>
            <w:shd w:val="clear" w:color="auto" w:fill="auto"/>
            <w:tcMar>
              <w:top w:w="80" w:type="dxa"/>
              <w:left w:w="80" w:type="dxa"/>
              <w:bottom w:w="80" w:type="dxa"/>
              <w:right w:w="80" w:type="dxa"/>
            </w:tcMar>
            <w:vAlign w:val="center"/>
          </w:tcPr>
          <w:p w14:paraId="269C570F" w14:textId="77777777" w:rsidR="00062FF4" w:rsidRDefault="00062FF4">
            <w:pPr>
              <w:ind w:left="-572" w:firstLine="572"/>
              <w:rPr>
                <w:sz w:val="24"/>
                <w:szCs w:val="24"/>
              </w:rPr>
            </w:pPr>
          </w:p>
        </w:tc>
        <w:tc>
          <w:tcPr>
            <w:tcW w:w="2151" w:type="dxa"/>
            <w:shd w:val="clear" w:color="auto" w:fill="auto"/>
            <w:vAlign w:val="center"/>
          </w:tcPr>
          <w:p w14:paraId="56C4A082"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04E6EB2" w14:textId="77777777" w:rsidR="00062FF4" w:rsidRDefault="007D72D9">
            <w:pPr>
              <w:ind w:left="-572" w:firstLine="572"/>
              <w:rPr>
                <w:sz w:val="24"/>
                <w:szCs w:val="24"/>
              </w:rPr>
            </w:pPr>
            <w:r>
              <w:rPr>
                <w:sz w:val="24"/>
                <w:szCs w:val="24"/>
              </w:rPr>
              <w:t>Pentatomidae/</w:t>
            </w:r>
            <w:r>
              <w:rPr>
                <w:i/>
                <w:sz w:val="24"/>
                <w:szCs w:val="24"/>
              </w:rPr>
              <w:t>Scotinophara</w:t>
            </w:r>
          </w:p>
        </w:tc>
      </w:tr>
      <w:tr w:rsidR="00062FF4" w14:paraId="2C909AB2" w14:textId="77777777">
        <w:trPr>
          <w:trHeight w:hRule="exact" w:val="368"/>
        </w:trPr>
        <w:tc>
          <w:tcPr>
            <w:tcW w:w="2410" w:type="dxa"/>
            <w:shd w:val="clear" w:color="auto" w:fill="auto"/>
            <w:tcMar>
              <w:top w:w="80" w:type="dxa"/>
              <w:left w:w="80" w:type="dxa"/>
              <w:bottom w:w="80" w:type="dxa"/>
              <w:right w:w="80" w:type="dxa"/>
            </w:tcMar>
            <w:vAlign w:val="center"/>
          </w:tcPr>
          <w:p w14:paraId="5F29DB83" w14:textId="77777777" w:rsidR="00062FF4" w:rsidRDefault="00062FF4">
            <w:pPr>
              <w:ind w:left="-572" w:firstLine="572"/>
              <w:rPr>
                <w:sz w:val="24"/>
                <w:szCs w:val="24"/>
              </w:rPr>
            </w:pPr>
          </w:p>
        </w:tc>
        <w:tc>
          <w:tcPr>
            <w:tcW w:w="2151" w:type="dxa"/>
            <w:shd w:val="clear" w:color="auto" w:fill="auto"/>
            <w:vAlign w:val="center"/>
          </w:tcPr>
          <w:p w14:paraId="63D72BB2"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0B43636" w14:textId="77777777" w:rsidR="00062FF4" w:rsidRDefault="007D72D9">
            <w:pPr>
              <w:ind w:left="-572" w:firstLine="572"/>
              <w:rPr>
                <w:sz w:val="24"/>
                <w:szCs w:val="24"/>
              </w:rPr>
            </w:pPr>
            <w:r>
              <w:rPr>
                <w:sz w:val="24"/>
                <w:szCs w:val="24"/>
              </w:rPr>
              <w:t>Hesperiidae</w:t>
            </w:r>
          </w:p>
        </w:tc>
      </w:tr>
      <w:tr w:rsidR="00062FF4" w14:paraId="2F6FB1B8" w14:textId="77777777">
        <w:trPr>
          <w:trHeight w:hRule="exact" w:val="368"/>
        </w:trPr>
        <w:tc>
          <w:tcPr>
            <w:tcW w:w="2410" w:type="dxa"/>
            <w:shd w:val="clear" w:color="auto" w:fill="auto"/>
            <w:tcMar>
              <w:top w:w="80" w:type="dxa"/>
              <w:left w:w="80" w:type="dxa"/>
              <w:bottom w:w="80" w:type="dxa"/>
              <w:right w:w="80" w:type="dxa"/>
            </w:tcMar>
            <w:vAlign w:val="center"/>
          </w:tcPr>
          <w:p w14:paraId="428B79C7" w14:textId="77777777" w:rsidR="00062FF4" w:rsidRDefault="00062FF4">
            <w:pPr>
              <w:ind w:left="-572" w:firstLine="572"/>
              <w:rPr>
                <w:sz w:val="24"/>
                <w:szCs w:val="24"/>
              </w:rPr>
            </w:pPr>
          </w:p>
        </w:tc>
        <w:tc>
          <w:tcPr>
            <w:tcW w:w="2151" w:type="dxa"/>
            <w:shd w:val="clear" w:color="auto" w:fill="auto"/>
            <w:vAlign w:val="center"/>
          </w:tcPr>
          <w:p w14:paraId="7BCB9C55"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D396F4D" w14:textId="77777777" w:rsidR="00062FF4" w:rsidRDefault="007D72D9">
            <w:pPr>
              <w:ind w:left="-572" w:firstLine="572"/>
              <w:rPr>
                <w:sz w:val="24"/>
                <w:szCs w:val="24"/>
              </w:rPr>
            </w:pPr>
            <w:r>
              <w:rPr>
                <w:sz w:val="24"/>
                <w:szCs w:val="24"/>
              </w:rPr>
              <w:t>Pyralidae</w:t>
            </w:r>
          </w:p>
        </w:tc>
      </w:tr>
      <w:tr w:rsidR="00062FF4" w14:paraId="4C5FE94A" w14:textId="77777777">
        <w:trPr>
          <w:trHeight w:hRule="exact" w:val="368"/>
        </w:trPr>
        <w:tc>
          <w:tcPr>
            <w:tcW w:w="2410" w:type="dxa"/>
            <w:shd w:val="clear" w:color="auto" w:fill="auto"/>
            <w:tcMar>
              <w:top w:w="80" w:type="dxa"/>
              <w:left w:w="80" w:type="dxa"/>
              <w:bottom w:w="80" w:type="dxa"/>
              <w:right w:w="80" w:type="dxa"/>
            </w:tcMar>
            <w:vAlign w:val="center"/>
          </w:tcPr>
          <w:p w14:paraId="6B01A407" w14:textId="77777777" w:rsidR="00062FF4" w:rsidRDefault="00062FF4">
            <w:pPr>
              <w:ind w:left="-572" w:firstLine="572"/>
              <w:rPr>
                <w:sz w:val="24"/>
                <w:szCs w:val="24"/>
              </w:rPr>
            </w:pPr>
          </w:p>
        </w:tc>
        <w:tc>
          <w:tcPr>
            <w:tcW w:w="2151" w:type="dxa"/>
            <w:shd w:val="clear" w:color="auto" w:fill="auto"/>
            <w:vAlign w:val="center"/>
          </w:tcPr>
          <w:p w14:paraId="38FE859F"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1758FFF4" w14:textId="77777777" w:rsidR="00062FF4" w:rsidRDefault="007D72D9">
            <w:pPr>
              <w:ind w:left="-572" w:firstLine="572"/>
              <w:rPr>
                <w:sz w:val="24"/>
                <w:szCs w:val="24"/>
              </w:rPr>
            </w:pPr>
            <w:r>
              <w:rPr>
                <w:sz w:val="24"/>
              </w:rPr>
              <w:t>Nymphalidae</w:t>
            </w:r>
          </w:p>
        </w:tc>
      </w:tr>
      <w:tr w:rsidR="00062FF4" w14:paraId="139575E5" w14:textId="77777777">
        <w:trPr>
          <w:trHeight w:hRule="exact" w:val="368"/>
        </w:trPr>
        <w:tc>
          <w:tcPr>
            <w:tcW w:w="2410" w:type="dxa"/>
            <w:shd w:val="clear" w:color="auto" w:fill="auto"/>
            <w:tcMar>
              <w:top w:w="80" w:type="dxa"/>
              <w:left w:w="80" w:type="dxa"/>
              <w:bottom w:w="80" w:type="dxa"/>
              <w:right w:w="80" w:type="dxa"/>
            </w:tcMar>
            <w:vAlign w:val="center"/>
          </w:tcPr>
          <w:p w14:paraId="168597D3" w14:textId="77777777" w:rsidR="00062FF4" w:rsidRDefault="00062FF4">
            <w:pPr>
              <w:ind w:left="-572" w:firstLine="572"/>
              <w:rPr>
                <w:sz w:val="24"/>
                <w:szCs w:val="24"/>
              </w:rPr>
            </w:pPr>
          </w:p>
        </w:tc>
        <w:tc>
          <w:tcPr>
            <w:tcW w:w="2151" w:type="dxa"/>
            <w:shd w:val="clear" w:color="auto" w:fill="auto"/>
            <w:vAlign w:val="center"/>
          </w:tcPr>
          <w:p w14:paraId="1E1E2843"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5FB4512" w14:textId="77777777" w:rsidR="00062FF4" w:rsidRDefault="007D72D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2FF4" w14:paraId="1F507681" w14:textId="77777777">
        <w:trPr>
          <w:trHeight w:hRule="exact" w:val="368"/>
        </w:trPr>
        <w:tc>
          <w:tcPr>
            <w:tcW w:w="2410" w:type="dxa"/>
            <w:shd w:val="clear" w:color="auto" w:fill="auto"/>
            <w:tcMar>
              <w:top w:w="80" w:type="dxa"/>
              <w:left w:w="80" w:type="dxa"/>
              <w:bottom w:w="80" w:type="dxa"/>
              <w:right w:w="80" w:type="dxa"/>
            </w:tcMar>
            <w:vAlign w:val="center"/>
          </w:tcPr>
          <w:p w14:paraId="67D88810" w14:textId="77777777" w:rsidR="00062FF4" w:rsidRDefault="007D72D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78E8BEA7"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13E6FBA4" w14:textId="77777777" w:rsidR="00062FF4" w:rsidRDefault="007D72D9">
            <w:pPr>
              <w:ind w:left="-572" w:firstLine="572"/>
              <w:rPr>
                <w:sz w:val="24"/>
                <w:szCs w:val="24"/>
              </w:rPr>
            </w:pPr>
            <w:r>
              <w:rPr>
                <w:sz w:val="24"/>
                <w:szCs w:val="24"/>
              </w:rPr>
              <w:t>Chrysomelidae</w:t>
            </w:r>
          </w:p>
        </w:tc>
      </w:tr>
      <w:tr w:rsidR="00062FF4" w14:paraId="510C3E36" w14:textId="77777777">
        <w:trPr>
          <w:trHeight w:hRule="exact" w:val="368"/>
        </w:trPr>
        <w:tc>
          <w:tcPr>
            <w:tcW w:w="2410" w:type="dxa"/>
            <w:shd w:val="clear" w:color="auto" w:fill="auto"/>
            <w:tcMar>
              <w:top w:w="80" w:type="dxa"/>
              <w:left w:w="80" w:type="dxa"/>
              <w:bottom w:w="80" w:type="dxa"/>
              <w:right w:w="80" w:type="dxa"/>
            </w:tcMar>
            <w:vAlign w:val="center"/>
          </w:tcPr>
          <w:p w14:paraId="6CDF07FB" w14:textId="77777777" w:rsidR="00062FF4" w:rsidRDefault="00062FF4">
            <w:pPr>
              <w:ind w:left="-572" w:firstLine="572"/>
              <w:rPr>
                <w:sz w:val="24"/>
                <w:szCs w:val="24"/>
              </w:rPr>
            </w:pPr>
          </w:p>
        </w:tc>
        <w:tc>
          <w:tcPr>
            <w:tcW w:w="2151" w:type="dxa"/>
            <w:shd w:val="clear" w:color="auto" w:fill="auto"/>
            <w:vAlign w:val="center"/>
          </w:tcPr>
          <w:p w14:paraId="43420F36"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584E5B2A" w14:textId="77777777" w:rsidR="00062FF4" w:rsidRDefault="007D72D9">
            <w:pPr>
              <w:ind w:left="-572" w:firstLine="572"/>
              <w:rPr>
                <w:sz w:val="24"/>
                <w:szCs w:val="24"/>
              </w:rPr>
            </w:pPr>
            <w:r>
              <w:rPr>
                <w:sz w:val="24"/>
                <w:szCs w:val="24"/>
              </w:rPr>
              <w:t>Acrididae</w:t>
            </w:r>
          </w:p>
        </w:tc>
      </w:tr>
      <w:tr w:rsidR="00062FF4" w14:paraId="1AB27900" w14:textId="77777777">
        <w:trPr>
          <w:trHeight w:hRule="exact" w:val="368"/>
        </w:trPr>
        <w:tc>
          <w:tcPr>
            <w:tcW w:w="2410" w:type="dxa"/>
            <w:shd w:val="clear" w:color="auto" w:fill="auto"/>
            <w:tcMar>
              <w:top w:w="80" w:type="dxa"/>
              <w:left w:w="80" w:type="dxa"/>
              <w:bottom w:w="80" w:type="dxa"/>
              <w:right w:w="80" w:type="dxa"/>
            </w:tcMar>
            <w:vAlign w:val="center"/>
          </w:tcPr>
          <w:p w14:paraId="5DBB834B" w14:textId="77777777" w:rsidR="00062FF4" w:rsidRDefault="007D72D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7DA8C0BD"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4DF71376" w14:textId="77777777" w:rsidR="00062FF4" w:rsidRDefault="007D72D9">
            <w:pPr>
              <w:ind w:left="-572" w:firstLine="572"/>
              <w:rPr>
                <w:sz w:val="24"/>
                <w:szCs w:val="24"/>
              </w:rPr>
            </w:pPr>
            <w:r>
              <w:rPr>
                <w:sz w:val="24"/>
                <w:szCs w:val="24"/>
              </w:rPr>
              <w:t>Chironomidae</w:t>
            </w:r>
          </w:p>
        </w:tc>
      </w:tr>
      <w:tr w:rsidR="00062FF4" w14:paraId="35FBA639" w14:textId="77777777">
        <w:trPr>
          <w:trHeight w:hRule="exact" w:val="368"/>
        </w:trPr>
        <w:tc>
          <w:tcPr>
            <w:tcW w:w="2410" w:type="dxa"/>
            <w:shd w:val="clear" w:color="auto" w:fill="auto"/>
            <w:tcMar>
              <w:top w:w="80" w:type="dxa"/>
              <w:left w:w="80" w:type="dxa"/>
              <w:bottom w:w="80" w:type="dxa"/>
              <w:right w:w="80" w:type="dxa"/>
            </w:tcMar>
            <w:vAlign w:val="center"/>
          </w:tcPr>
          <w:p w14:paraId="4BD8B464" w14:textId="77777777" w:rsidR="00062FF4" w:rsidRDefault="00062FF4">
            <w:pPr>
              <w:ind w:left="-572" w:firstLine="572"/>
              <w:rPr>
                <w:sz w:val="24"/>
                <w:szCs w:val="24"/>
              </w:rPr>
            </w:pPr>
          </w:p>
        </w:tc>
        <w:tc>
          <w:tcPr>
            <w:tcW w:w="2151" w:type="dxa"/>
            <w:shd w:val="clear" w:color="auto" w:fill="auto"/>
            <w:vAlign w:val="center"/>
          </w:tcPr>
          <w:p w14:paraId="538D2D6E"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6A14AB47" w14:textId="77777777" w:rsidR="00062FF4" w:rsidRDefault="007D72D9">
            <w:pPr>
              <w:ind w:left="-572" w:firstLine="572"/>
              <w:rPr>
                <w:sz w:val="24"/>
                <w:szCs w:val="24"/>
              </w:rPr>
            </w:pPr>
            <w:r>
              <w:rPr>
                <w:sz w:val="24"/>
                <w:szCs w:val="24"/>
              </w:rPr>
              <w:t>Chloropidae</w:t>
            </w:r>
          </w:p>
        </w:tc>
      </w:tr>
      <w:tr w:rsidR="00062FF4" w14:paraId="54700C30" w14:textId="77777777">
        <w:trPr>
          <w:trHeight w:hRule="exact" w:val="368"/>
        </w:trPr>
        <w:tc>
          <w:tcPr>
            <w:tcW w:w="2410" w:type="dxa"/>
            <w:shd w:val="clear" w:color="auto" w:fill="auto"/>
            <w:tcMar>
              <w:top w:w="80" w:type="dxa"/>
              <w:left w:w="80" w:type="dxa"/>
              <w:bottom w:w="80" w:type="dxa"/>
              <w:right w:w="80" w:type="dxa"/>
            </w:tcMar>
            <w:vAlign w:val="center"/>
          </w:tcPr>
          <w:p w14:paraId="1224B3F9" w14:textId="77777777" w:rsidR="00062FF4" w:rsidRDefault="00062FF4">
            <w:pPr>
              <w:ind w:left="-572" w:firstLine="572"/>
              <w:rPr>
                <w:sz w:val="24"/>
                <w:szCs w:val="24"/>
              </w:rPr>
            </w:pPr>
          </w:p>
        </w:tc>
        <w:tc>
          <w:tcPr>
            <w:tcW w:w="2151" w:type="dxa"/>
            <w:shd w:val="clear" w:color="auto" w:fill="auto"/>
            <w:vAlign w:val="center"/>
          </w:tcPr>
          <w:p w14:paraId="25191413"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4E23F4B8" w14:textId="77777777" w:rsidR="00062FF4" w:rsidRDefault="007D72D9">
            <w:pPr>
              <w:ind w:left="-572" w:firstLine="572"/>
              <w:rPr>
                <w:sz w:val="24"/>
                <w:szCs w:val="24"/>
              </w:rPr>
            </w:pPr>
            <w:r>
              <w:rPr>
                <w:sz w:val="24"/>
                <w:szCs w:val="24"/>
              </w:rPr>
              <w:t>Ephydridae</w:t>
            </w:r>
          </w:p>
        </w:tc>
      </w:tr>
      <w:tr w:rsidR="00062FF4" w14:paraId="6E35DC6D" w14:textId="77777777">
        <w:trPr>
          <w:trHeight w:hRule="exact" w:val="368"/>
        </w:trPr>
        <w:tc>
          <w:tcPr>
            <w:tcW w:w="2410" w:type="dxa"/>
            <w:shd w:val="clear" w:color="auto" w:fill="auto"/>
            <w:tcMar>
              <w:top w:w="80" w:type="dxa"/>
              <w:left w:w="80" w:type="dxa"/>
              <w:bottom w:w="80" w:type="dxa"/>
              <w:right w:w="80" w:type="dxa"/>
            </w:tcMar>
            <w:vAlign w:val="center"/>
          </w:tcPr>
          <w:p w14:paraId="69906301" w14:textId="77777777" w:rsidR="00062FF4" w:rsidRDefault="00062FF4">
            <w:pPr>
              <w:ind w:left="-572" w:firstLine="572"/>
              <w:rPr>
                <w:sz w:val="24"/>
                <w:szCs w:val="24"/>
              </w:rPr>
            </w:pPr>
          </w:p>
        </w:tc>
        <w:tc>
          <w:tcPr>
            <w:tcW w:w="2151" w:type="dxa"/>
            <w:shd w:val="clear" w:color="auto" w:fill="auto"/>
            <w:vAlign w:val="center"/>
          </w:tcPr>
          <w:p w14:paraId="633307D6"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7C07ADA" w14:textId="77777777" w:rsidR="00062FF4" w:rsidRDefault="007D72D9">
            <w:pPr>
              <w:ind w:left="-572" w:firstLine="572"/>
              <w:rPr>
                <w:sz w:val="24"/>
                <w:szCs w:val="24"/>
              </w:rPr>
            </w:pPr>
            <w:r>
              <w:rPr>
                <w:sz w:val="24"/>
                <w:szCs w:val="24"/>
              </w:rPr>
              <w:t>Muscidae</w:t>
            </w:r>
          </w:p>
        </w:tc>
      </w:tr>
      <w:tr w:rsidR="00062FF4" w14:paraId="3B36E265" w14:textId="77777777">
        <w:trPr>
          <w:trHeight w:hRule="exact" w:val="368"/>
        </w:trPr>
        <w:tc>
          <w:tcPr>
            <w:tcW w:w="2410" w:type="dxa"/>
            <w:shd w:val="clear" w:color="auto" w:fill="auto"/>
            <w:tcMar>
              <w:top w:w="80" w:type="dxa"/>
              <w:left w:w="80" w:type="dxa"/>
              <w:bottom w:w="80" w:type="dxa"/>
              <w:right w:w="80" w:type="dxa"/>
            </w:tcMar>
            <w:vAlign w:val="center"/>
          </w:tcPr>
          <w:p w14:paraId="23563CA2" w14:textId="77777777" w:rsidR="00062FF4" w:rsidRDefault="00062FF4">
            <w:pPr>
              <w:ind w:left="-572" w:firstLine="572"/>
              <w:rPr>
                <w:sz w:val="24"/>
                <w:szCs w:val="24"/>
              </w:rPr>
            </w:pPr>
          </w:p>
        </w:tc>
        <w:tc>
          <w:tcPr>
            <w:tcW w:w="2151" w:type="dxa"/>
            <w:shd w:val="clear" w:color="auto" w:fill="auto"/>
            <w:vAlign w:val="center"/>
          </w:tcPr>
          <w:p w14:paraId="3E60D038"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320C51E" w14:textId="77777777" w:rsidR="00062FF4" w:rsidRDefault="007D72D9">
            <w:pPr>
              <w:ind w:left="-572" w:firstLine="572"/>
              <w:rPr>
                <w:sz w:val="24"/>
                <w:szCs w:val="24"/>
              </w:rPr>
            </w:pPr>
            <w:r>
              <w:rPr>
                <w:sz w:val="24"/>
                <w:szCs w:val="24"/>
              </w:rPr>
              <w:t>Sphaeroceridae</w:t>
            </w:r>
          </w:p>
        </w:tc>
      </w:tr>
      <w:tr w:rsidR="00062FF4" w14:paraId="54C1BAD6" w14:textId="77777777">
        <w:trPr>
          <w:trHeight w:hRule="exact" w:val="368"/>
        </w:trPr>
        <w:tc>
          <w:tcPr>
            <w:tcW w:w="2410" w:type="dxa"/>
            <w:shd w:val="clear" w:color="auto" w:fill="auto"/>
            <w:tcMar>
              <w:top w:w="80" w:type="dxa"/>
              <w:left w:w="80" w:type="dxa"/>
              <w:bottom w:w="80" w:type="dxa"/>
              <w:right w:w="80" w:type="dxa"/>
            </w:tcMar>
            <w:vAlign w:val="center"/>
          </w:tcPr>
          <w:p w14:paraId="43981602" w14:textId="77777777" w:rsidR="00062FF4" w:rsidRDefault="00062FF4">
            <w:pPr>
              <w:ind w:left="-572" w:firstLine="572"/>
              <w:rPr>
                <w:sz w:val="24"/>
                <w:szCs w:val="24"/>
              </w:rPr>
            </w:pPr>
          </w:p>
        </w:tc>
        <w:tc>
          <w:tcPr>
            <w:tcW w:w="2151" w:type="dxa"/>
            <w:shd w:val="clear" w:color="auto" w:fill="auto"/>
            <w:vAlign w:val="center"/>
          </w:tcPr>
          <w:p w14:paraId="3C9111FC"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46BC06C" w14:textId="77777777" w:rsidR="00062FF4" w:rsidRDefault="007D72D9">
            <w:pPr>
              <w:ind w:left="-572" w:firstLine="572"/>
              <w:rPr>
                <w:sz w:val="24"/>
                <w:szCs w:val="24"/>
              </w:rPr>
            </w:pPr>
            <w:r>
              <w:rPr>
                <w:sz w:val="24"/>
                <w:szCs w:val="24"/>
              </w:rPr>
              <w:t>Stratiomyidae</w:t>
            </w:r>
          </w:p>
        </w:tc>
      </w:tr>
      <w:tr w:rsidR="00062FF4" w14:paraId="52F04440" w14:textId="77777777">
        <w:trPr>
          <w:trHeight w:hRule="exact" w:val="368"/>
        </w:trPr>
        <w:tc>
          <w:tcPr>
            <w:tcW w:w="2410" w:type="dxa"/>
            <w:shd w:val="clear" w:color="auto" w:fill="auto"/>
            <w:tcMar>
              <w:top w:w="80" w:type="dxa"/>
              <w:left w:w="80" w:type="dxa"/>
              <w:bottom w:w="80" w:type="dxa"/>
              <w:right w:w="80" w:type="dxa"/>
            </w:tcMar>
            <w:vAlign w:val="center"/>
          </w:tcPr>
          <w:p w14:paraId="27298826" w14:textId="77777777" w:rsidR="00062FF4" w:rsidRDefault="00062FF4">
            <w:pPr>
              <w:ind w:left="-572" w:firstLine="572"/>
              <w:rPr>
                <w:sz w:val="24"/>
                <w:szCs w:val="24"/>
              </w:rPr>
            </w:pPr>
          </w:p>
        </w:tc>
        <w:tc>
          <w:tcPr>
            <w:tcW w:w="2151" w:type="dxa"/>
            <w:shd w:val="clear" w:color="auto" w:fill="auto"/>
            <w:vAlign w:val="center"/>
          </w:tcPr>
          <w:p w14:paraId="7F58DC90"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0F127A73" w14:textId="77777777" w:rsidR="00062FF4" w:rsidRDefault="007D72D9">
            <w:pPr>
              <w:ind w:left="-572" w:firstLine="572"/>
              <w:rPr>
                <w:sz w:val="24"/>
                <w:szCs w:val="24"/>
              </w:rPr>
            </w:pPr>
            <w:r>
              <w:rPr>
                <w:sz w:val="24"/>
                <w:szCs w:val="24"/>
              </w:rPr>
              <w:t>Tephritidae</w:t>
            </w:r>
          </w:p>
        </w:tc>
      </w:tr>
      <w:tr w:rsidR="00062FF4" w14:paraId="6A7C6286" w14:textId="77777777">
        <w:trPr>
          <w:trHeight w:hRule="exact" w:val="368"/>
        </w:trPr>
        <w:tc>
          <w:tcPr>
            <w:tcW w:w="2410" w:type="dxa"/>
            <w:shd w:val="clear" w:color="auto" w:fill="auto"/>
            <w:tcMar>
              <w:top w:w="80" w:type="dxa"/>
              <w:left w:w="80" w:type="dxa"/>
              <w:bottom w:w="80" w:type="dxa"/>
              <w:right w:w="80" w:type="dxa"/>
            </w:tcMar>
            <w:vAlign w:val="center"/>
          </w:tcPr>
          <w:p w14:paraId="6677271C" w14:textId="77777777" w:rsidR="00062FF4" w:rsidRDefault="00062FF4">
            <w:pPr>
              <w:ind w:left="-572" w:firstLine="572"/>
              <w:rPr>
                <w:sz w:val="24"/>
                <w:szCs w:val="24"/>
              </w:rPr>
            </w:pPr>
          </w:p>
        </w:tc>
        <w:tc>
          <w:tcPr>
            <w:tcW w:w="2151" w:type="dxa"/>
            <w:shd w:val="clear" w:color="auto" w:fill="auto"/>
            <w:vAlign w:val="center"/>
          </w:tcPr>
          <w:p w14:paraId="0424518A"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058D1FC" w14:textId="77777777" w:rsidR="00062FF4" w:rsidRDefault="007D72D9">
            <w:pPr>
              <w:ind w:left="-572" w:firstLine="572"/>
              <w:rPr>
                <w:sz w:val="24"/>
                <w:szCs w:val="24"/>
              </w:rPr>
            </w:pPr>
            <w:r>
              <w:rPr>
                <w:sz w:val="24"/>
                <w:szCs w:val="24"/>
              </w:rPr>
              <w:t>Tetrigidae</w:t>
            </w:r>
          </w:p>
        </w:tc>
      </w:tr>
    </w:tbl>
    <w:p w14:paraId="40DC8E71" w14:textId="77777777" w:rsidR="00062FF4" w:rsidRDefault="00062FF4">
      <w:pPr>
        <w:spacing w:line="480" w:lineRule="auto"/>
        <w:rPr>
          <w:bCs/>
        </w:rPr>
      </w:pPr>
    </w:p>
    <w:p w14:paraId="68514C28" w14:textId="77777777" w:rsidR="00062FF4" w:rsidRDefault="007D72D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3D5E3097"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1E382D6"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01EF939"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F4BE35D" w14:textId="77777777" w:rsidR="00062FF4" w:rsidRDefault="007D72D9">
            <w:pPr>
              <w:rPr>
                <w:sz w:val="24"/>
                <w:szCs w:val="24"/>
              </w:rPr>
            </w:pPr>
            <w:r>
              <w:rPr>
                <w:sz w:val="24"/>
                <w:szCs w:val="24"/>
              </w:rPr>
              <w:t>Family/Genus</w:t>
            </w:r>
          </w:p>
        </w:tc>
      </w:tr>
      <w:tr w:rsidR="00062FF4" w14:paraId="7FD3685B"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617AE779"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430EE5E6"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2D967356" w14:textId="77777777" w:rsidR="00062FF4" w:rsidRDefault="007D72D9">
            <w:pPr>
              <w:rPr>
                <w:sz w:val="24"/>
                <w:szCs w:val="24"/>
              </w:rPr>
            </w:pPr>
            <w:r>
              <w:rPr>
                <w:sz w:val="24"/>
                <w:szCs w:val="24"/>
              </w:rPr>
              <w:t>Araneidae</w:t>
            </w:r>
          </w:p>
        </w:tc>
      </w:tr>
      <w:tr w:rsidR="00062FF4" w14:paraId="06D33043" w14:textId="77777777">
        <w:trPr>
          <w:trHeight w:hRule="exact" w:val="336"/>
        </w:trPr>
        <w:tc>
          <w:tcPr>
            <w:tcW w:w="2410" w:type="dxa"/>
            <w:shd w:val="clear" w:color="auto" w:fill="auto"/>
            <w:tcMar>
              <w:top w:w="80" w:type="dxa"/>
              <w:left w:w="80" w:type="dxa"/>
              <w:bottom w:w="80" w:type="dxa"/>
              <w:right w:w="80" w:type="dxa"/>
            </w:tcMar>
            <w:vAlign w:val="center"/>
          </w:tcPr>
          <w:p w14:paraId="6C575B26" w14:textId="77777777" w:rsidR="00062FF4" w:rsidRDefault="00062FF4">
            <w:pPr>
              <w:rPr>
                <w:sz w:val="24"/>
                <w:szCs w:val="24"/>
              </w:rPr>
            </w:pPr>
          </w:p>
        </w:tc>
        <w:tc>
          <w:tcPr>
            <w:tcW w:w="2126" w:type="dxa"/>
            <w:shd w:val="clear" w:color="auto" w:fill="auto"/>
            <w:vAlign w:val="center"/>
          </w:tcPr>
          <w:p w14:paraId="6E50B6D0"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9824D10" w14:textId="77777777" w:rsidR="00062FF4" w:rsidRDefault="007D72D9">
            <w:pPr>
              <w:rPr>
                <w:sz w:val="24"/>
                <w:szCs w:val="24"/>
              </w:rPr>
            </w:pPr>
            <w:r>
              <w:rPr>
                <w:sz w:val="24"/>
                <w:szCs w:val="24"/>
              </w:rPr>
              <w:t>Clubionidae</w:t>
            </w:r>
          </w:p>
        </w:tc>
      </w:tr>
      <w:tr w:rsidR="00062FF4" w14:paraId="589566A8" w14:textId="77777777">
        <w:trPr>
          <w:trHeight w:hRule="exact" w:val="336"/>
        </w:trPr>
        <w:tc>
          <w:tcPr>
            <w:tcW w:w="2410" w:type="dxa"/>
            <w:shd w:val="clear" w:color="auto" w:fill="auto"/>
            <w:tcMar>
              <w:top w:w="80" w:type="dxa"/>
              <w:left w:w="80" w:type="dxa"/>
              <w:bottom w:w="80" w:type="dxa"/>
              <w:right w:w="80" w:type="dxa"/>
            </w:tcMar>
            <w:vAlign w:val="center"/>
          </w:tcPr>
          <w:p w14:paraId="6EEF3ED2" w14:textId="77777777" w:rsidR="00062FF4" w:rsidRDefault="00062FF4">
            <w:pPr>
              <w:rPr>
                <w:sz w:val="24"/>
                <w:szCs w:val="24"/>
              </w:rPr>
            </w:pPr>
          </w:p>
        </w:tc>
        <w:tc>
          <w:tcPr>
            <w:tcW w:w="2126" w:type="dxa"/>
            <w:shd w:val="clear" w:color="auto" w:fill="auto"/>
            <w:vAlign w:val="center"/>
          </w:tcPr>
          <w:p w14:paraId="6B49FF3D"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0D1B83B" w14:textId="77777777" w:rsidR="00062FF4" w:rsidRDefault="007D72D9">
            <w:pPr>
              <w:rPr>
                <w:sz w:val="24"/>
                <w:szCs w:val="24"/>
              </w:rPr>
            </w:pPr>
            <w:r>
              <w:rPr>
                <w:sz w:val="24"/>
                <w:szCs w:val="24"/>
              </w:rPr>
              <w:t>Oxyopidae</w:t>
            </w:r>
          </w:p>
        </w:tc>
      </w:tr>
      <w:tr w:rsidR="00062FF4" w14:paraId="0222BE3F" w14:textId="77777777">
        <w:trPr>
          <w:trHeight w:hRule="exact" w:val="336"/>
        </w:trPr>
        <w:tc>
          <w:tcPr>
            <w:tcW w:w="2410" w:type="dxa"/>
            <w:shd w:val="clear" w:color="auto" w:fill="auto"/>
            <w:tcMar>
              <w:top w:w="80" w:type="dxa"/>
              <w:left w:w="80" w:type="dxa"/>
              <w:bottom w:w="80" w:type="dxa"/>
              <w:right w:w="80" w:type="dxa"/>
            </w:tcMar>
            <w:vAlign w:val="center"/>
          </w:tcPr>
          <w:p w14:paraId="76900FD9" w14:textId="77777777" w:rsidR="00062FF4" w:rsidRDefault="00062FF4">
            <w:pPr>
              <w:rPr>
                <w:sz w:val="24"/>
                <w:szCs w:val="24"/>
              </w:rPr>
            </w:pPr>
          </w:p>
        </w:tc>
        <w:tc>
          <w:tcPr>
            <w:tcW w:w="2126" w:type="dxa"/>
            <w:shd w:val="clear" w:color="auto" w:fill="auto"/>
            <w:vAlign w:val="center"/>
          </w:tcPr>
          <w:p w14:paraId="0FBCE95A"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D50DC5D" w14:textId="77777777" w:rsidR="00062FF4" w:rsidRDefault="007D72D9">
            <w:pPr>
              <w:rPr>
                <w:sz w:val="24"/>
                <w:szCs w:val="24"/>
              </w:rPr>
            </w:pPr>
            <w:r>
              <w:rPr>
                <w:sz w:val="24"/>
                <w:szCs w:val="24"/>
              </w:rPr>
              <w:t>Tetragnathidae</w:t>
            </w:r>
          </w:p>
        </w:tc>
      </w:tr>
      <w:tr w:rsidR="00062FF4" w14:paraId="5770D20B" w14:textId="77777777">
        <w:trPr>
          <w:trHeight w:hRule="exact" w:val="336"/>
        </w:trPr>
        <w:tc>
          <w:tcPr>
            <w:tcW w:w="2410" w:type="dxa"/>
            <w:shd w:val="clear" w:color="auto" w:fill="auto"/>
            <w:tcMar>
              <w:top w:w="80" w:type="dxa"/>
              <w:left w:w="80" w:type="dxa"/>
              <w:bottom w:w="80" w:type="dxa"/>
              <w:right w:w="80" w:type="dxa"/>
            </w:tcMar>
            <w:vAlign w:val="center"/>
          </w:tcPr>
          <w:p w14:paraId="09E91DEE" w14:textId="77777777" w:rsidR="00062FF4" w:rsidRDefault="00062FF4">
            <w:pPr>
              <w:rPr>
                <w:sz w:val="24"/>
                <w:szCs w:val="24"/>
              </w:rPr>
            </w:pPr>
          </w:p>
        </w:tc>
        <w:tc>
          <w:tcPr>
            <w:tcW w:w="2126" w:type="dxa"/>
            <w:shd w:val="clear" w:color="auto" w:fill="auto"/>
            <w:vAlign w:val="center"/>
          </w:tcPr>
          <w:p w14:paraId="4F2DD8ED"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CE7E60A" w14:textId="77777777" w:rsidR="00062FF4" w:rsidRDefault="007D72D9">
            <w:pPr>
              <w:rPr>
                <w:sz w:val="24"/>
                <w:szCs w:val="24"/>
              </w:rPr>
            </w:pPr>
            <w:r>
              <w:rPr>
                <w:sz w:val="24"/>
                <w:szCs w:val="24"/>
              </w:rPr>
              <w:t>Thomisidae</w:t>
            </w:r>
          </w:p>
        </w:tc>
      </w:tr>
      <w:tr w:rsidR="00062FF4" w14:paraId="0C925BF4" w14:textId="77777777">
        <w:trPr>
          <w:trHeight w:hRule="exact" w:val="336"/>
        </w:trPr>
        <w:tc>
          <w:tcPr>
            <w:tcW w:w="2410" w:type="dxa"/>
            <w:shd w:val="clear" w:color="auto" w:fill="auto"/>
            <w:tcMar>
              <w:top w:w="80" w:type="dxa"/>
              <w:left w:w="80" w:type="dxa"/>
              <w:bottom w:w="80" w:type="dxa"/>
              <w:right w:w="80" w:type="dxa"/>
            </w:tcMar>
            <w:vAlign w:val="center"/>
          </w:tcPr>
          <w:p w14:paraId="1E36C39E" w14:textId="77777777" w:rsidR="00062FF4" w:rsidRDefault="00062FF4">
            <w:pPr>
              <w:rPr>
                <w:sz w:val="24"/>
                <w:szCs w:val="24"/>
              </w:rPr>
            </w:pPr>
          </w:p>
        </w:tc>
        <w:tc>
          <w:tcPr>
            <w:tcW w:w="2126" w:type="dxa"/>
            <w:shd w:val="clear" w:color="auto" w:fill="auto"/>
            <w:vAlign w:val="center"/>
          </w:tcPr>
          <w:p w14:paraId="35FB5326"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5B1AEFA" w14:textId="77777777" w:rsidR="00062FF4" w:rsidRDefault="007D72D9">
            <w:pPr>
              <w:rPr>
                <w:sz w:val="24"/>
                <w:szCs w:val="24"/>
              </w:rPr>
            </w:pPr>
            <w:r>
              <w:rPr>
                <w:sz w:val="24"/>
                <w:szCs w:val="24"/>
              </w:rPr>
              <w:t>Coccinellidae</w:t>
            </w:r>
          </w:p>
        </w:tc>
      </w:tr>
      <w:tr w:rsidR="00062FF4" w14:paraId="17A2B559" w14:textId="77777777">
        <w:trPr>
          <w:trHeight w:hRule="exact" w:val="336"/>
        </w:trPr>
        <w:tc>
          <w:tcPr>
            <w:tcW w:w="2410" w:type="dxa"/>
            <w:shd w:val="clear" w:color="auto" w:fill="auto"/>
            <w:tcMar>
              <w:top w:w="80" w:type="dxa"/>
              <w:left w:w="80" w:type="dxa"/>
              <w:bottom w:w="80" w:type="dxa"/>
              <w:right w:w="80" w:type="dxa"/>
            </w:tcMar>
            <w:vAlign w:val="center"/>
          </w:tcPr>
          <w:p w14:paraId="65DE5CC8"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1E9A46E4"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F9E5154" w14:textId="77777777" w:rsidR="00062FF4" w:rsidRDefault="007D72D9">
            <w:pPr>
              <w:rPr>
                <w:sz w:val="24"/>
                <w:szCs w:val="24"/>
              </w:rPr>
            </w:pPr>
            <w:r>
              <w:rPr>
                <w:sz w:val="24"/>
                <w:szCs w:val="24"/>
              </w:rPr>
              <w:t>Alydidae/</w:t>
            </w:r>
            <w:r>
              <w:rPr>
                <w:i/>
                <w:sz w:val="24"/>
                <w:szCs w:val="24"/>
              </w:rPr>
              <w:t>Leptocorisa</w:t>
            </w:r>
          </w:p>
        </w:tc>
      </w:tr>
      <w:tr w:rsidR="00062FF4" w14:paraId="00B963F4" w14:textId="77777777">
        <w:trPr>
          <w:trHeight w:hRule="exact" w:val="336"/>
        </w:trPr>
        <w:tc>
          <w:tcPr>
            <w:tcW w:w="2410" w:type="dxa"/>
            <w:shd w:val="clear" w:color="auto" w:fill="auto"/>
            <w:tcMar>
              <w:top w:w="80" w:type="dxa"/>
              <w:left w:w="80" w:type="dxa"/>
              <w:bottom w:w="80" w:type="dxa"/>
              <w:right w:w="80" w:type="dxa"/>
            </w:tcMar>
            <w:vAlign w:val="center"/>
          </w:tcPr>
          <w:p w14:paraId="5813C2CA" w14:textId="77777777" w:rsidR="00062FF4" w:rsidRDefault="00062FF4">
            <w:pPr>
              <w:rPr>
                <w:sz w:val="24"/>
                <w:szCs w:val="24"/>
              </w:rPr>
            </w:pPr>
          </w:p>
        </w:tc>
        <w:tc>
          <w:tcPr>
            <w:tcW w:w="2126" w:type="dxa"/>
            <w:shd w:val="clear" w:color="auto" w:fill="auto"/>
            <w:vAlign w:val="center"/>
          </w:tcPr>
          <w:p w14:paraId="0924A6B6"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E1C5A19" w14:textId="77777777" w:rsidR="00062FF4" w:rsidRDefault="007D72D9">
            <w:pPr>
              <w:rPr>
                <w:sz w:val="24"/>
                <w:szCs w:val="24"/>
              </w:rPr>
            </w:pPr>
            <w:r>
              <w:rPr>
                <w:sz w:val="24"/>
                <w:szCs w:val="24"/>
              </w:rPr>
              <w:t>Cicadellidae/</w:t>
            </w:r>
            <w:r>
              <w:rPr>
                <w:i/>
                <w:sz w:val="24"/>
                <w:szCs w:val="24"/>
              </w:rPr>
              <w:t>Nephotettix</w:t>
            </w:r>
          </w:p>
        </w:tc>
      </w:tr>
      <w:tr w:rsidR="00062FF4" w14:paraId="5FD036D3" w14:textId="77777777">
        <w:trPr>
          <w:trHeight w:hRule="exact" w:val="336"/>
        </w:trPr>
        <w:tc>
          <w:tcPr>
            <w:tcW w:w="2410" w:type="dxa"/>
            <w:shd w:val="clear" w:color="auto" w:fill="auto"/>
            <w:tcMar>
              <w:top w:w="80" w:type="dxa"/>
              <w:left w:w="80" w:type="dxa"/>
              <w:bottom w:w="80" w:type="dxa"/>
              <w:right w:w="80" w:type="dxa"/>
            </w:tcMar>
            <w:vAlign w:val="center"/>
          </w:tcPr>
          <w:p w14:paraId="633C2636" w14:textId="77777777" w:rsidR="00062FF4" w:rsidRDefault="00062FF4">
            <w:pPr>
              <w:rPr>
                <w:sz w:val="24"/>
                <w:szCs w:val="24"/>
              </w:rPr>
            </w:pPr>
          </w:p>
        </w:tc>
        <w:tc>
          <w:tcPr>
            <w:tcW w:w="2126" w:type="dxa"/>
            <w:shd w:val="clear" w:color="auto" w:fill="auto"/>
            <w:vAlign w:val="center"/>
          </w:tcPr>
          <w:p w14:paraId="1592C3A8"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A68C166" w14:textId="77777777" w:rsidR="00062FF4" w:rsidRDefault="007D72D9">
            <w:pPr>
              <w:rPr>
                <w:sz w:val="24"/>
                <w:szCs w:val="24"/>
              </w:rPr>
            </w:pPr>
            <w:r>
              <w:rPr>
                <w:sz w:val="24"/>
                <w:szCs w:val="24"/>
              </w:rPr>
              <w:t>Delphacidae/</w:t>
            </w:r>
            <w:r>
              <w:rPr>
                <w:i/>
                <w:sz w:val="24"/>
                <w:szCs w:val="24"/>
              </w:rPr>
              <w:t>Nilaparvata</w:t>
            </w:r>
          </w:p>
        </w:tc>
      </w:tr>
      <w:tr w:rsidR="00062FF4" w14:paraId="6827D001" w14:textId="77777777">
        <w:trPr>
          <w:trHeight w:hRule="exact" w:val="336"/>
        </w:trPr>
        <w:tc>
          <w:tcPr>
            <w:tcW w:w="2410" w:type="dxa"/>
            <w:shd w:val="clear" w:color="auto" w:fill="auto"/>
            <w:tcMar>
              <w:top w:w="80" w:type="dxa"/>
              <w:left w:w="80" w:type="dxa"/>
              <w:bottom w:w="80" w:type="dxa"/>
              <w:right w:w="80" w:type="dxa"/>
            </w:tcMar>
            <w:vAlign w:val="center"/>
          </w:tcPr>
          <w:p w14:paraId="51D43583" w14:textId="77777777" w:rsidR="00062FF4" w:rsidRDefault="00062FF4">
            <w:pPr>
              <w:rPr>
                <w:sz w:val="24"/>
                <w:szCs w:val="24"/>
              </w:rPr>
            </w:pPr>
          </w:p>
        </w:tc>
        <w:tc>
          <w:tcPr>
            <w:tcW w:w="2126" w:type="dxa"/>
            <w:shd w:val="clear" w:color="auto" w:fill="auto"/>
            <w:vAlign w:val="center"/>
          </w:tcPr>
          <w:p w14:paraId="5515BBE7"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DD67A8A" w14:textId="77777777" w:rsidR="00062FF4" w:rsidRDefault="007D72D9">
            <w:pPr>
              <w:rPr>
                <w:sz w:val="24"/>
                <w:szCs w:val="24"/>
              </w:rPr>
            </w:pPr>
            <w:r>
              <w:rPr>
                <w:sz w:val="24"/>
                <w:szCs w:val="24"/>
              </w:rPr>
              <w:t>Lygaeidae/</w:t>
            </w:r>
            <w:r>
              <w:rPr>
                <w:i/>
                <w:sz w:val="24"/>
                <w:szCs w:val="24"/>
              </w:rPr>
              <w:t>Pachybrachius</w:t>
            </w:r>
          </w:p>
        </w:tc>
      </w:tr>
      <w:tr w:rsidR="00062FF4" w14:paraId="53A08DE8" w14:textId="77777777">
        <w:trPr>
          <w:trHeight w:hRule="exact" w:val="336"/>
        </w:trPr>
        <w:tc>
          <w:tcPr>
            <w:tcW w:w="2410" w:type="dxa"/>
            <w:shd w:val="clear" w:color="auto" w:fill="auto"/>
            <w:tcMar>
              <w:top w:w="80" w:type="dxa"/>
              <w:left w:w="80" w:type="dxa"/>
              <w:bottom w:w="80" w:type="dxa"/>
              <w:right w:w="80" w:type="dxa"/>
            </w:tcMar>
            <w:vAlign w:val="center"/>
          </w:tcPr>
          <w:p w14:paraId="5A63A854" w14:textId="77777777" w:rsidR="00062FF4" w:rsidRDefault="00062FF4">
            <w:pPr>
              <w:rPr>
                <w:sz w:val="24"/>
                <w:szCs w:val="24"/>
              </w:rPr>
            </w:pPr>
          </w:p>
        </w:tc>
        <w:tc>
          <w:tcPr>
            <w:tcW w:w="2126" w:type="dxa"/>
            <w:shd w:val="clear" w:color="auto" w:fill="auto"/>
            <w:vAlign w:val="center"/>
          </w:tcPr>
          <w:p w14:paraId="3C3D82EC"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ED45A7F" w14:textId="77777777" w:rsidR="00062FF4" w:rsidRDefault="007D72D9">
            <w:pPr>
              <w:rPr>
                <w:sz w:val="24"/>
                <w:szCs w:val="24"/>
              </w:rPr>
            </w:pPr>
            <w:r>
              <w:rPr>
                <w:sz w:val="24"/>
                <w:szCs w:val="24"/>
              </w:rPr>
              <w:t>Pentatomidae/</w:t>
            </w:r>
            <w:r>
              <w:rPr>
                <w:i/>
                <w:sz w:val="24"/>
                <w:szCs w:val="24"/>
              </w:rPr>
              <w:t>Scotinophara</w:t>
            </w:r>
          </w:p>
        </w:tc>
      </w:tr>
      <w:tr w:rsidR="00062FF4" w14:paraId="55528EFC" w14:textId="77777777">
        <w:trPr>
          <w:trHeight w:hRule="exact" w:val="336"/>
        </w:trPr>
        <w:tc>
          <w:tcPr>
            <w:tcW w:w="2410" w:type="dxa"/>
            <w:shd w:val="clear" w:color="auto" w:fill="auto"/>
            <w:tcMar>
              <w:top w:w="80" w:type="dxa"/>
              <w:left w:w="80" w:type="dxa"/>
              <w:bottom w:w="80" w:type="dxa"/>
              <w:right w:w="80" w:type="dxa"/>
            </w:tcMar>
            <w:vAlign w:val="center"/>
          </w:tcPr>
          <w:p w14:paraId="5170D9F8" w14:textId="77777777" w:rsidR="00062FF4" w:rsidRDefault="00062FF4">
            <w:pPr>
              <w:rPr>
                <w:sz w:val="24"/>
                <w:szCs w:val="24"/>
              </w:rPr>
            </w:pPr>
          </w:p>
        </w:tc>
        <w:tc>
          <w:tcPr>
            <w:tcW w:w="2126" w:type="dxa"/>
            <w:shd w:val="clear" w:color="auto" w:fill="auto"/>
            <w:vAlign w:val="center"/>
          </w:tcPr>
          <w:p w14:paraId="7166CD04"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FD40F10" w14:textId="77777777" w:rsidR="00062FF4" w:rsidRDefault="007D72D9">
            <w:pPr>
              <w:rPr>
                <w:sz w:val="24"/>
                <w:szCs w:val="24"/>
              </w:rPr>
            </w:pPr>
            <w:r>
              <w:rPr>
                <w:sz w:val="24"/>
                <w:szCs w:val="24"/>
              </w:rPr>
              <w:t>Hesperiidae</w:t>
            </w:r>
          </w:p>
        </w:tc>
      </w:tr>
      <w:tr w:rsidR="00062FF4" w14:paraId="0C08E666" w14:textId="77777777">
        <w:trPr>
          <w:trHeight w:hRule="exact" w:val="336"/>
        </w:trPr>
        <w:tc>
          <w:tcPr>
            <w:tcW w:w="2410" w:type="dxa"/>
            <w:shd w:val="clear" w:color="auto" w:fill="auto"/>
            <w:tcMar>
              <w:top w:w="80" w:type="dxa"/>
              <w:left w:w="80" w:type="dxa"/>
              <w:bottom w:w="80" w:type="dxa"/>
              <w:right w:w="80" w:type="dxa"/>
            </w:tcMar>
            <w:vAlign w:val="center"/>
          </w:tcPr>
          <w:p w14:paraId="5B443FE6" w14:textId="77777777" w:rsidR="00062FF4" w:rsidRDefault="00062FF4">
            <w:pPr>
              <w:rPr>
                <w:sz w:val="24"/>
                <w:szCs w:val="24"/>
              </w:rPr>
            </w:pPr>
          </w:p>
        </w:tc>
        <w:tc>
          <w:tcPr>
            <w:tcW w:w="2126" w:type="dxa"/>
            <w:shd w:val="clear" w:color="auto" w:fill="auto"/>
            <w:vAlign w:val="center"/>
          </w:tcPr>
          <w:p w14:paraId="6454390A"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E1D1059" w14:textId="77777777" w:rsidR="00062FF4" w:rsidRDefault="007D72D9">
            <w:pPr>
              <w:rPr>
                <w:sz w:val="24"/>
                <w:szCs w:val="24"/>
              </w:rPr>
            </w:pPr>
            <w:r>
              <w:rPr>
                <w:sz w:val="24"/>
                <w:szCs w:val="24"/>
              </w:rPr>
              <w:t>Pyralidae</w:t>
            </w:r>
          </w:p>
        </w:tc>
      </w:tr>
      <w:tr w:rsidR="00062FF4" w14:paraId="661DBFAF" w14:textId="77777777">
        <w:trPr>
          <w:trHeight w:hRule="exact" w:val="336"/>
        </w:trPr>
        <w:tc>
          <w:tcPr>
            <w:tcW w:w="2410" w:type="dxa"/>
            <w:shd w:val="clear" w:color="auto" w:fill="auto"/>
            <w:tcMar>
              <w:top w:w="80" w:type="dxa"/>
              <w:left w:w="80" w:type="dxa"/>
              <w:bottom w:w="80" w:type="dxa"/>
              <w:right w:w="80" w:type="dxa"/>
            </w:tcMar>
            <w:vAlign w:val="center"/>
          </w:tcPr>
          <w:p w14:paraId="4C7B9625" w14:textId="77777777" w:rsidR="00062FF4" w:rsidRDefault="00062FF4">
            <w:pPr>
              <w:rPr>
                <w:sz w:val="24"/>
                <w:szCs w:val="24"/>
              </w:rPr>
            </w:pPr>
          </w:p>
        </w:tc>
        <w:tc>
          <w:tcPr>
            <w:tcW w:w="2126" w:type="dxa"/>
            <w:shd w:val="clear" w:color="auto" w:fill="auto"/>
            <w:vAlign w:val="center"/>
          </w:tcPr>
          <w:p w14:paraId="3C3BE108"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034D6B5"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3E5035A5" w14:textId="77777777">
        <w:trPr>
          <w:trHeight w:hRule="exact" w:val="336"/>
        </w:trPr>
        <w:tc>
          <w:tcPr>
            <w:tcW w:w="2410" w:type="dxa"/>
            <w:shd w:val="clear" w:color="auto" w:fill="auto"/>
            <w:tcMar>
              <w:top w:w="80" w:type="dxa"/>
              <w:left w:w="80" w:type="dxa"/>
              <w:bottom w:w="80" w:type="dxa"/>
              <w:right w:w="80" w:type="dxa"/>
            </w:tcMar>
            <w:vAlign w:val="center"/>
          </w:tcPr>
          <w:p w14:paraId="1E4F85ED"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6BD19768"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62AA6777" w14:textId="77777777" w:rsidR="00062FF4" w:rsidRDefault="007D72D9">
            <w:pPr>
              <w:rPr>
                <w:sz w:val="24"/>
                <w:szCs w:val="24"/>
              </w:rPr>
            </w:pPr>
            <w:r>
              <w:rPr>
                <w:sz w:val="24"/>
                <w:szCs w:val="24"/>
              </w:rPr>
              <w:t>Chrysomelidae</w:t>
            </w:r>
          </w:p>
        </w:tc>
      </w:tr>
      <w:tr w:rsidR="00062FF4" w14:paraId="3CAC6D2F" w14:textId="77777777">
        <w:trPr>
          <w:trHeight w:hRule="exact" w:val="336"/>
        </w:trPr>
        <w:tc>
          <w:tcPr>
            <w:tcW w:w="2410" w:type="dxa"/>
            <w:shd w:val="clear" w:color="auto" w:fill="auto"/>
            <w:tcMar>
              <w:top w:w="80" w:type="dxa"/>
              <w:left w:w="80" w:type="dxa"/>
              <w:bottom w:w="80" w:type="dxa"/>
              <w:right w:w="80" w:type="dxa"/>
            </w:tcMar>
            <w:vAlign w:val="center"/>
          </w:tcPr>
          <w:p w14:paraId="2626C69F" w14:textId="77777777" w:rsidR="00062FF4" w:rsidRDefault="00062FF4">
            <w:pPr>
              <w:rPr>
                <w:sz w:val="24"/>
                <w:szCs w:val="24"/>
              </w:rPr>
            </w:pPr>
          </w:p>
        </w:tc>
        <w:tc>
          <w:tcPr>
            <w:tcW w:w="2126" w:type="dxa"/>
            <w:shd w:val="clear" w:color="auto" w:fill="auto"/>
            <w:vAlign w:val="center"/>
          </w:tcPr>
          <w:p w14:paraId="389E86C5"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4A51892" w14:textId="77777777" w:rsidR="00062FF4" w:rsidRDefault="007D72D9">
            <w:pPr>
              <w:rPr>
                <w:sz w:val="24"/>
                <w:szCs w:val="24"/>
              </w:rPr>
            </w:pPr>
            <w:r>
              <w:rPr>
                <w:sz w:val="24"/>
                <w:szCs w:val="24"/>
              </w:rPr>
              <w:t>Acrididae</w:t>
            </w:r>
          </w:p>
        </w:tc>
      </w:tr>
      <w:tr w:rsidR="00062FF4" w14:paraId="7836AF58" w14:textId="77777777">
        <w:trPr>
          <w:trHeight w:hRule="exact" w:val="336"/>
        </w:trPr>
        <w:tc>
          <w:tcPr>
            <w:tcW w:w="2410" w:type="dxa"/>
            <w:shd w:val="clear" w:color="auto" w:fill="auto"/>
            <w:tcMar>
              <w:top w:w="80" w:type="dxa"/>
              <w:left w:w="80" w:type="dxa"/>
              <w:bottom w:w="80" w:type="dxa"/>
              <w:right w:w="80" w:type="dxa"/>
            </w:tcMar>
            <w:vAlign w:val="center"/>
          </w:tcPr>
          <w:p w14:paraId="3DE57D3D"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8026CD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0167297" w14:textId="77777777" w:rsidR="00062FF4" w:rsidRDefault="007D72D9">
            <w:pPr>
              <w:rPr>
                <w:sz w:val="24"/>
                <w:szCs w:val="24"/>
              </w:rPr>
            </w:pPr>
            <w:r>
              <w:rPr>
                <w:sz w:val="24"/>
                <w:szCs w:val="24"/>
              </w:rPr>
              <w:t>Chironomidae</w:t>
            </w:r>
          </w:p>
        </w:tc>
      </w:tr>
      <w:tr w:rsidR="00062FF4" w14:paraId="4DADBF2D" w14:textId="77777777">
        <w:trPr>
          <w:trHeight w:hRule="exact" w:val="336"/>
        </w:trPr>
        <w:tc>
          <w:tcPr>
            <w:tcW w:w="2410" w:type="dxa"/>
            <w:shd w:val="clear" w:color="auto" w:fill="auto"/>
            <w:tcMar>
              <w:top w:w="80" w:type="dxa"/>
              <w:left w:w="80" w:type="dxa"/>
              <w:bottom w:w="80" w:type="dxa"/>
              <w:right w:w="80" w:type="dxa"/>
            </w:tcMar>
            <w:vAlign w:val="center"/>
          </w:tcPr>
          <w:p w14:paraId="64F1AE6A" w14:textId="77777777" w:rsidR="00062FF4" w:rsidRDefault="00062FF4">
            <w:pPr>
              <w:rPr>
                <w:sz w:val="24"/>
                <w:szCs w:val="24"/>
              </w:rPr>
            </w:pPr>
          </w:p>
        </w:tc>
        <w:tc>
          <w:tcPr>
            <w:tcW w:w="2126" w:type="dxa"/>
            <w:shd w:val="clear" w:color="auto" w:fill="auto"/>
            <w:vAlign w:val="center"/>
          </w:tcPr>
          <w:p w14:paraId="26BD1245"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729AE9" w14:textId="77777777" w:rsidR="00062FF4" w:rsidRDefault="007D72D9">
            <w:pPr>
              <w:rPr>
                <w:sz w:val="24"/>
                <w:szCs w:val="24"/>
              </w:rPr>
            </w:pPr>
            <w:r>
              <w:rPr>
                <w:sz w:val="24"/>
                <w:szCs w:val="24"/>
              </w:rPr>
              <w:t>Chloropidae</w:t>
            </w:r>
          </w:p>
        </w:tc>
      </w:tr>
      <w:tr w:rsidR="00062FF4" w14:paraId="1DF3C4BD" w14:textId="77777777">
        <w:trPr>
          <w:trHeight w:hRule="exact" w:val="336"/>
        </w:trPr>
        <w:tc>
          <w:tcPr>
            <w:tcW w:w="2410" w:type="dxa"/>
            <w:shd w:val="clear" w:color="auto" w:fill="auto"/>
            <w:tcMar>
              <w:top w:w="80" w:type="dxa"/>
              <w:left w:w="80" w:type="dxa"/>
              <w:bottom w:w="80" w:type="dxa"/>
              <w:right w:w="80" w:type="dxa"/>
            </w:tcMar>
            <w:vAlign w:val="center"/>
          </w:tcPr>
          <w:p w14:paraId="1D8BF5B8" w14:textId="77777777" w:rsidR="00062FF4" w:rsidRDefault="00062FF4">
            <w:pPr>
              <w:rPr>
                <w:sz w:val="24"/>
                <w:szCs w:val="24"/>
              </w:rPr>
            </w:pPr>
          </w:p>
        </w:tc>
        <w:tc>
          <w:tcPr>
            <w:tcW w:w="2126" w:type="dxa"/>
            <w:shd w:val="clear" w:color="auto" w:fill="auto"/>
            <w:vAlign w:val="center"/>
          </w:tcPr>
          <w:p w14:paraId="1D5E5B8D"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7EB038B" w14:textId="77777777" w:rsidR="00062FF4" w:rsidRDefault="007D72D9">
            <w:pPr>
              <w:rPr>
                <w:sz w:val="24"/>
                <w:szCs w:val="24"/>
              </w:rPr>
            </w:pPr>
            <w:r>
              <w:rPr>
                <w:sz w:val="24"/>
                <w:szCs w:val="24"/>
              </w:rPr>
              <w:t>Ephydridae</w:t>
            </w:r>
          </w:p>
        </w:tc>
      </w:tr>
      <w:tr w:rsidR="00062FF4" w14:paraId="597748F5" w14:textId="77777777">
        <w:trPr>
          <w:trHeight w:hRule="exact" w:val="336"/>
        </w:trPr>
        <w:tc>
          <w:tcPr>
            <w:tcW w:w="2410" w:type="dxa"/>
            <w:shd w:val="clear" w:color="auto" w:fill="auto"/>
            <w:tcMar>
              <w:top w:w="80" w:type="dxa"/>
              <w:left w:w="80" w:type="dxa"/>
              <w:bottom w:w="80" w:type="dxa"/>
              <w:right w:w="80" w:type="dxa"/>
            </w:tcMar>
            <w:vAlign w:val="center"/>
          </w:tcPr>
          <w:p w14:paraId="2BCF46F3" w14:textId="77777777" w:rsidR="00062FF4" w:rsidRDefault="00062FF4">
            <w:pPr>
              <w:rPr>
                <w:sz w:val="24"/>
                <w:szCs w:val="24"/>
              </w:rPr>
            </w:pPr>
          </w:p>
        </w:tc>
        <w:tc>
          <w:tcPr>
            <w:tcW w:w="2126" w:type="dxa"/>
            <w:shd w:val="clear" w:color="auto" w:fill="auto"/>
            <w:vAlign w:val="center"/>
          </w:tcPr>
          <w:p w14:paraId="49E1AC46"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19AC4A8" w14:textId="77777777" w:rsidR="00062FF4" w:rsidRDefault="007D72D9">
            <w:pPr>
              <w:rPr>
                <w:sz w:val="24"/>
                <w:szCs w:val="24"/>
              </w:rPr>
            </w:pPr>
            <w:r>
              <w:rPr>
                <w:sz w:val="24"/>
                <w:szCs w:val="24"/>
              </w:rPr>
              <w:t>Muscidae</w:t>
            </w:r>
          </w:p>
        </w:tc>
      </w:tr>
      <w:tr w:rsidR="00062FF4" w14:paraId="38259155" w14:textId="77777777">
        <w:trPr>
          <w:trHeight w:hRule="exact" w:val="336"/>
        </w:trPr>
        <w:tc>
          <w:tcPr>
            <w:tcW w:w="2410" w:type="dxa"/>
            <w:shd w:val="clear" w:color="auto" w:fill="auto"/>
            <w:tcMar>
              <w:top w:w="80" w:type="dxa"/>
              <w:left w:w="80" w:type="dxa"/>
              <w:bottom w:w="80" w:type="dxa"/>
              <w:right w:w="80" w:type="dxa"/>
            </w:tcMar>
            <w:vAlign w:val="center"/>
          </w:tcPr>
          <w:p w14:paraId="5036B672" w14:textId="77777777" w:rsidR="00062FF4" w:rsidRDefault="00062FF4">
            <w:pPr>
              <w:rPr>
                <w:sz w:val="24"/>
                <w:szCs w:val="24"/>
              </w:rPr>
            </w:pPr>
          </w:p>
        </w:tc>
        <w:tc>
          <w:tcPr>
            <w:tcW w:w="2126" w:type="dxa"/>
            <w:shd w:val="clear" w:color="auto" w:fill="auto"/>
            <w:vAlign w:val="center"/>
          </w:tcPr>
          <w:p w14:paraId="5E020C4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F9DE9F8" w14:textId="77777777" w:rsidR="00062FF4" w:rsidRDefault="007D72D9">
            <w:pPr>
              <w:rPr>
                <w:sz w:val="24"/>
                <w:szCs w:val="24"/>
              </w:rPr>
            </w:pPr>
            <w:r>
              <w:rPr>
                <w:sz w:val="24"/>
                <w:szCs w:val="24"/>
              </w:rPr>
              <w:t>Sciomyzidae</w:t>
            </w:r>
          </w:p>
        </w:tc>
      </w:tr>
      <w:tr w:rsidR="00062FF4" w14:paraId="73826195" w14:textId="77777777">
        <w:trPr>
          <w:trHeight w:hRule="exact" w:val="336"/>
        </w:trPr>
        <w:tc>
          <w:tcPr>
            <w:tcW w:w="2410" w:type="dxa"/>
            <w:shd w:val="clear" w:color="auto" w:fill="auto"/>
            <w:tcMar>
              <w:top w:w="80" w:type="dxa"/>
              <w:left w:w="80" w:type="dxa"/>
              <w:bottom w:w="80" w:type="dxa"/>
              <w:right w:w="80" w:type="dxa"/>
            </w:tcMar>
            <w:vAlign w:val="center"/>
          </w:tcPr>
          <w:p w14:paraId="1445333D" w14:textId="77777777" w:rsidR="00062FF4" w:rsidRDefault="00062FF4">
            <w:pPr>
              <w:rPr>
                <w:sz w:val="24"/>
                <w:szCs w:val="24"/>
              </w:rPr>
            </w:pPr>
          </w:p>
        </w:tc>
        <w:tc>
          <w:tcPr>
            <w:tcW w:w="2126" w:type="dxa"/>
            <w:shd w:val="clear" w:color="auto" w:fill="auto"/>
            <w:vAlign w:val="center"/>
          </w:tcPr>
          <w:p w14:paraId="3DCB57F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CFA9066" w14:textId="77777777" w:rsidR="00062FF4" w:rsidRDefault="007D72D9">
            <w:pPr>
              <w:rPr>
                <w:sz w:val="24"/>
                <w:szCs w:val="24"/>
              </w:rPr>
            </w:pPr>
            <w:r>
              <w:rPr>
                <w:sz w:val="24"/>
                <w:szCs w:val="24"/>
              </w:rPr>
              <w:t>Stratiomyidae</w:t>
            </w:r>
          </w:p>
        </w:tc>
      </w:tr>
      <w:tr w:rsidR="00062FF4" w14:paraId="2455322E" w14:textId="77777777">
        <w:trPr>
          <w:trHeight w:hRule="exact" w:val="336"/>
        </w:trPr>
        <w:tc>
          <w:tcPr>
            <w:tcW w:w="2410" w:type="dxa"/>
            <w:shd w:val="clear" w:color="auto" w:fill="auto"/>
            <w:tcMar>
              <w:top w:w="80" w:type="dxa"/>
              <w:left w:w="80" w:type="dxa"/>
              <w:bottom w:w="80" w:type="dxa"/>
              <w:right w:w="80" w:type="dxa"/>
            </w:tcMar>
            <w:vAlign w:val="center"/>
          </w:tcPr>
          <w:p w14:paraId="6BE68ABC" w14:textId="77777777" w:rsidR="00062FF4" w:rsidRDefault="00062FF4">
            <w:pPr>
              <w:rPr>
                <w:sz w:val="24"/>
                <w:szCs w:val="24"/>
              </w:rPr>
            </w:pPr>
          </w:p>
        </w:tc>
        <w:tc>
          <w:tcPr>
            <w:tcW w:w="2126" w:type="dxa"/>
            <w:shd w:val="clear" w:color="auto" w:fill="auto"/>
            <w:vAlign w:val="center"/>
          </w:tcPr>
          <w:p w14:paraId="06654703"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661E32D" w14:textId="77777777" w:rsidR="00062FF4" w:rsidRDefault="007D72D9">
            <w:pPr>
              <w:rPr>
                <w:sz w:val="24"/>
                <w:szCs w:val="24"/>
              </w:rPr>
            </w:pPr>
            <w:r>
              <w:rPr>
                <w:sz w:val="24"/>
                <w:szCs w:val="24"/>
              </w:rPr>
              <w:t>Tetrigidae</w:t>
            </w:r>
          </w:p>
        </w:tc>
      </w:tr>
    </w:tbl>
    <w:p w14:paraId="7372D9DC" w14:textId="77777777" w:rsidR="00062FF4" w:rsidRDefault="00062FF4">
      <w:pPr>
        <w:spacing w:line="480" w:lineRule="auto"/>
        <w:rPr>
          <w:bCs/>
          <w:color w:val="FF0000"/>
        </w:rPr>
      </w:pPr>
    </w:p>
    <w:p w14:paraId="181CD43F" w14:textId="77777777" w:rsidR="00062FF4" w:rsidRDefault="007D72D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16A83249"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5072A2A"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1EE9465B"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63CD444" w14:textId="77777777" w:rsidR="00062FF4" w:rsidRDefault="007D72D9">
            <w:pPr>
              <w:rPr>
                <w:sz w:val="24"/>
                <w:szCs w:val="24"/>
              </w:rPr>
            </w:pPr>
            <w:r>
              <w:rPr>
                <w:sz w:val="24"/>
                <w:szCs w:val="24"/>
              </w:rPr>
              <w:t>Family/Genus</w:t>
            </w:r>
          </w:p>
        </w:tc>
      </w:tr>
      <w:tr w:rsidR="00062FF4" w14:paraId="35F36631"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4D9DDE7B"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C6CE4DB"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38948D09" w14:textId="77777777" w:rsidR="00062FF4" w:rsidRDefault="007D72D9">
            <w:pPr>
              <w:rPr>
                <w:sz w:val="24"/>
                <w:szCs w:val="24"/>
              </w:rPr>
            </w:pPr>
            <w:r>
              <w:rPr>
                <w:sz w:val="24"/>
                <w:szCs w:val="24"/>
              </w:rPr>
              <w:t>Araneidae</w:t>
            </w:r>
          </w:p>
        </w:tc>
      </w:tr>
      <w:tr w:rsidR="00062FF4" w14:paraId="426C5F68" w14:textId="77777777">
        <w:trPr>
          <w:trHeight w:hRule="exact" w:val="369"/>
        </w:trPr>
        <w:tc>
          <w:tcPr>
            <w:tcW w:w="2410" w:type="dxa"/>
            <w:shd w:val="clear" w:color="auto" w:fill="auto"/>
            <w:tcMar>
              <w:top w:w="80" w:type="dxa"/>
              <w:left w:w="80" w:type="dxa"/>
              <w:bottom w:w="80" w:type="dxa"/>
              <w:right w:w="80" w:type="dxa"/>
            </w:tcMar>
            <w:vAlign w:val="center"/>
          </w:tcPr>
          <w:p w14:paraId="55A42A0F" w14:textId="77777777" w:rsidR="00062FF4" w:rsidRDefault="00062FF4">
            <w:pPr>
              <w:rPr>
                <w:sz w:val="24"/>
                <w:szCs w:val="24"/>
              </w:rPr>
            </w:pPr>
          </w:p>
        </w:tc>
        <w:tc>
          <w:tcPr>
            <w:tcW w:w="2126" w:type="dxa"/>
            <w:shd w:val="clear" w:color="auto" w:fill="auto"/>
            <w:vAlign w:val="center"/>
          </w:tcPr>
          <w:p w14:paraId="15EE6D80"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6EB7820" w14:textId="77777777" w:rsidR="00062FF4" w:rsidRDefault="007D72D9">
            <w:pPr>
              <w:rPr>
                <w:sz w:val="24"/>
                <w:szCs w:val="24"/>
              </w:rPr>
            </w:pPr>
            <w:r>
              <w:rPr>
                <w:sz w:val="24"/>
                <w:szCs w:val="24"/>
              </w:rPr>
              <w:t>Clubionidae</w:t>
            </w:r>
          </w:p>
        </w:tc>
      </w:tr>
      <w:tr w:rsidR="00062FF4" w14:paraId="346A7802" w14:textId="77777777">
        <w:trPr>
          <w:trHeight w:hRule="exact" w:val="369"/>
        </w:trPr>
        <w:tc>
          <w:tcPr>
            <w:tcW w:w="2410" w:type="dxa"/>
            <w:shd w:val="clear" w:color="auto" w:fill="auto"/>
            <w:tcMar>
              <w:top w:w="80" w:type="dxa"/>
              <w:left w:w="80" w:type="dxa"/>
              <w:bottom w:w="80" w:type="dxa"/>
              <w:right w:w="80" w:type="dxa"/>
            </w:tcMar>
            <w:vAlign w:val="center"/>
          </w:tcPr>
          <w:p w14:paraId="5294F551" w14:textId="77777777" w:rsidR="00062FF4" w:rsidRDefault="00062FF4">
            <w:pPr>
              <w:rPr>
                <w:sz w:val="24"/>
                <w:szCs w:val="24"/>
              </w:rPr>
            </w:pPr>
          </w:p>
        </w:tc>
        <w:tc>
          <w:tcPr>
            <w:tcW w:w="2126" w:type="dxa"/>
            <w:shd w:val="clear" w:color="auto" w:fill="auto"/>
            <w:vAlign w:val="center"/>
          </w:tcPr>
          <w:p w14:paraId="37940AC7"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56E52C7" w14:textId="77777777" w:rsidR="00062FF4" w:rsidRDefault="007D72D9">
            <w:pPr>
              <w:rPr>
                <w:sz w:val="24"/>
                <w:szCs w:val="24"/>
              </w:rPr>
            </w:pPr>
            <w:r>
              <w:rPr>
                <w:sz w:val="24"/>
                <w:szCs w:val="24"/>
              </w:rPr>
              <w:t>Oxyopidae</w:t>
            </w:r>
          </w:p>
        </w:tc>
      </w:tr>
      <w:tr w:rsidR="00062FF4" w14:paraId="6BC1366B" w14:textId="77777777">
        <w:trPr>
          <w:trHeight w:hRule="exact" w:val="369"/>
        </w:trPr>
        <w:tc>
          <w:tcPr>
            <w:tcW w:w="2410" w:type="dxa"/>
            <w:shd w:val="clear" w:color="auto" w:fill="auto"/>
            <w:tcMar>
              <w:top w:w="80" w:type="dxa"/>
              <w:left w:w="80" w:type="dxa"/>
              <w:bottom w:w="80" w:type="dxa"/>
              <w:right w:w="80" w:type="dxa"/>
            </w:tcMar>
            <w:vAlign w:val="center"/>
          </w:tcPr>
          <w:p w14:paraId="738AA4CA" w14:textId="77777777" w:rsidR="00062FF4" w:rsidRDefault="00062FF4">
            <w:pPr>
              <w:rPr>
                <w:sz w:val="24"/>
                <w:szCs w:val="24"/>
              </w:rPr>
            </w:pPr>
          </w:p>
        </w:tc>
        <w:tc>
          <w:tcPr>
            <w:tcW w:w="2126" w:type="dxa"/>
            <w:shd w:val="clear" w:color="auto" w:fill="auto"/>
            <w:vAlign w:val="center"/>
          </w:tcPr>
          <w:p w14:paraId="28E0BED6"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105EF7C" w14:textId="77777777" w:rsidR="00062FF4" w:rsidRDefault="007D72D9">
            <w:pPr>
              <w:rPr>
                <w:sz w:val="24"/>
                <w:szCs w:val="24"/>
              </w:rPr>
            </w:pPr>
            <w:r>
              <w:rPr>
                <w:sz w:val="24"/>
                <w:szCs w:val="24"/>
              </w:rPr>
              <w:t>Tetragnathidae</w:t>
            </w:r>
          </w:p>
        </w:tc>
      </w:tr>
      <w:tr w:rsidR="00062FF4" w14:paraId="48A60054" w14:textId="77777777">
        <w:trPr>
          <w:trHeight w:hRule="exact" w:val="369"/>
        </w:trPr>
        <w:tc>
          <w:tcPr>
            <w:tcW w:w="2410" w:type="dxa"/>
            <w:shd w:val="clear" w:color="auto" w:fill="auto"/>
            <w:tcMar>
              <w:top w:w="80" w:type="dxa"/>
              <w:left w:w="80" w:type="dxa"/>
              <w:bottom w:w="80" w:type="dxa"/>
              <w:right w:w="80" w:type="dxa"/>
            </w:tcMar>
            <w:vAlign w:val="center"/>
          </w:tcPr>
          <w:p w14:paraId="6E51A6EC" w14:textId="77777777" w:rsidR="00062FF4" w:rsidRDefault="00062FF4">
            <w:pPr>
              <w:rPr>
                <w:sz w:val="24"/>
                <w:szCs w:val="24"/>
              </w:rPr>
            </w:pPr>
          </w:p>
        </w:tc>
        <w:tc>
          <w:tcPr>
            <w:tcW w:w="2126" w:type="dxa"/>
            <w:shd w:val="clear" w:color="auto" w:fill="auto"/>
            <w:vAlign w:val="center"/>
          </w:tcPr>
          <w:p w14:paraId="4D7D95E8"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5ECCDF4" w14:textId="77777777" w:rsidR="00062FF4" w:rsidRDefault="007D72D9">
            <w:pPr>
              <w:rPr>
                <w:sz w:val="24"/>
                <w:szCs w:val="24"/>
              </w:rPr>
            </w:pPr>
            <w:r>
              <w:rPr>
                <w:sz w:val="24"/>
                <w:szCs w:val="24"/>
              </w:rPr>
              <w:t>Thomisidae</w:t>
            </w:r>
          </w:p>
        </w:tc>
      </w:tr>
      <w:tr w:rsidR="00062FF4" w14:paraId="5B0D682E" w14:textId="77777777">
        <w:trPr>
          <w:trHeight w:hRule="exact" w:val="369"/>
        </w:trPr>
        <w:tc>
          <w:tcPr>
            <w:tcW w:w="2410" w:type="dxa"/>
            <w:shd w:val="clear" w:color="auto" w:fill="auto"/>
            <w:tcMar>
              <w:top w:w="80" w:type="dxa"/>
              <w:left w:w="80" w:type="dxa"/>
              <w:bottom w:w="80" w:type="dxa"/>
              <w:right w:w="80" w:type="dxa"/>
            </w:tcMar>
            <w:vAlign w:val="center"/>
          </w:tcPr>
          <w:p w14:paraId="23676591" w14:textId="77777777" w:rsidR="00062FF4" w:rsidRDefault="00062FF4">
            <w:pPr>
              <w:rPr>
                <w:sz w:val="24"/>
                <w:szCs w:val="24"/>
              </w:rPr>
            </w:pPr>
          </w:p>
        </w:tc>
        <w:tc>
          <w:tcPr>
            <w:tcW w:w="2126" w:type="dxa"/>
            <w:shd w:val="clear" w:color="auto" w:fill="auto"/>
            <w:vAlign w:val="center"/>
          </w:tcPr>
          <w:p w14:paraId="50B0375A"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3486312" w14:textId="77777777" w:rsidR="00062FF4" w:rsidRDefault="007D72D9">
            <w:pPr>
              <w:rPr>
                <w:sz w:val="24"/>
                <w:szCs w:val="24"/>
              </w:rPr>
            </w:pPr>
            <w:r>
              <w:rPr>
                <w:sz w:val="24"/>
                <w:szCs w:val="24"/>
              </w:rPr>
              <w:t>Coccinellidae</w:t>
            </w:r>
          </w:p>
        </w:tc>
      </w:tr>
      <w:tr w:rsidR="00062FF4" w14:paraId="34C734F2" w14:textId="77777777">
        <w:trPr>
          <w:trHeight w:hRule="exact" w:val="369"/>
        </w:trPr>
        <w:tc>
          <w:tcPr>
            <w:tcW w:w="2410" w:type="dxa"/>
            <w:shd w:val="clear" w:color="auto" w:fill="auto"/>
            <w:tcMar>
              <w:top w:w="80" w:type="dxa"/>
              <w:left w:w="80" w:type="dxa"/>
              <w:bottom w:w="80" w:type="dxa"/>
              <w:right w:w="80" w:type="dxa"/>
            </w:tcMar>
            <w:vAlign w:val="center"/>
          </w:tcPr>
          <w:p w14:paraId="2C6280DB"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tcPr>
          <w:p w14:paraId="59F62AB9" w14:textId="77777777" w:rsidR="00062FF4" w:rsidRDefault="007D72D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53D1DAE4" w14:textId="77777777" w:rsidR="00062FF4" w:rsidRDefault="007D72D9">
            <w:pPr>
              <w:rPr>
                <w:sz w:val="24"/>
              </w:rPr>
            </w:pPr>
            <w:r>
              <w:rPr>
                <w:sz w:val="24"/>
              </w:rPr>
              <w:t>Agromyzidae</w:t>
            </w:r>
          </w:p>
        </w:tc>
      </w:tr>
      <w:tr w:rsidR="00062FF4" w14:paraId="786363D0" w14:textId="77777777">
        <w:trPr>
          <w:trHeight w:hRule="exact" w:val="369"/>
        </w:trPr>
        <w:tc>
          <w:tcPr>
            <w:tcW w:w="2410" w:type="dxa"/>
            <w:shd w:val="clear" w:color="auto" w:fill="auto"/>
            <w:tcMar>
              <w:top w:w="80" w:type="dxa"/>
              <w:left w:w="80" w:type="dxa"/>
              <w:bottom w:w="80" w:type="dxa"/>
              <w:right w:w="80" w:type="dxa"/>
            </w:tcMar>
            <w:vAlign w:val="center"/>
          </w:tcPr>
          <w:p w14:paraId="5946F2C4" w14:textId="77777777" w:rsidR="00062FF4" w:rsidRDefault="00062FF4">
            <w:pPr>
              <w:rPr>
                <w:sz w:val="24"/>
                <w:szCs w:val="24"/>
              </w:rPr>
            </w:pPr>
          </w:p>
        </w:tc>
        <w:tc>
          <w:tcPr>
            <w:tcW w:w="2126" w:type="dxa"/>
            <w:shd w:val="clear" w:color="auto" w:fill="auto"/>
            <w:vAlign w:val="center"/>
          </w:tcPr>
          <w:p w14:paraId="11DC34A7"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7DCB047" w14:textId="77777777" w:rsidR="00062FF4" w:rsidRDefault="007D72D9">
            <w:pPr>
              <w:rPr>
                <w:sz w:val="24"/>
                <w:szCs w:val="24"/>
              </w:rPr>
            </w:pPr>
            <w:r>
              <w:rPr>
                <w:sz w:val="24"/>
                <w:szCs w:val="24"/>
              </w:rPr>
              <w:t>Alydidae/</w:t>
            </w:r>
            <w:r>
              <w:rPr>
                <w:i/>
                <w:sz w:val="24"/>
                <w:szCs w:val="24"/>
              </w:rPr>
              <w:t>Leptocorisa</w:t>
            </w:r>
          </w:p>
        </w:tc>
      </w:tr>
      <w:tr w:rsidR="00062FF4" w14:paraId="29D53282" w14:textId="77777777">
        <w:trPr>
          <w:trHeight w:hRule="exact" w:val="369"/>
        </w:trPr>
        <w:tc>
          <w:tcPr>
            <w:tcW w:w="2410" w:type="dxa"/>
            <w:shd w:val="clear" w:color="auto" w:fill="auto"/>
            <w:tcMar>
              <w:top w:w="80" w:type="dxa"/>
              <w:left w:w="80" w:type="dxa"/>
              <w:bottom w:w="80" w:type="dxa"/>
              <w:right w:w="80" w:type="dxa"/>
            </w:tcMar>
            <w:vAlign w:val="center"/>
          </w:tcPr>
          <w:p w14:paraId="17F92278" w14:textId="77777777" w:rsidR="00062FF4" w:rsidRDefault="00062FF4">
            <w:pPr>
              <w:rPr>
                <w:sz w:val="24"/>
                <w:szCs w:val="24"/>
              </w:rPr>
            </w:pPr>
          </w:p>
        </w:tc>
        <w:tc>
          <w:tcPr>
            <w:tcW w:w="2126" w:type="dxa"/>
            <w:shd w:val="clear" w:color="auto" w:fill="auto"/>
            <w:vAlign w:val="center"/>
          </w:tcPr>
          <w:p w14:paraId="4BAC0B78"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240C513" w14:textId="77777777" w:rsidR="00062FF4" w:rsidRDefault="007D72D9">
            <w:pPr>
              <w:rPr>
                <w:sz w:val="24"/>
                <w:szCs w:val="24"/>
              </w:rPr>
            </w:pPr>
            <w:r>
              <w:rPr>
                <w:sz w:val="24"/>
                <w:szCs w:val="24"/>
              </w:rPr>
              <w:t>Cicadellidae/</w:t>
            </w:r>
            <w:r>
              <w:rPr>
                <w:i/>
                <w:sz w:val="24"/>
                <w:szCs w:val="24"/>
              </w:rPr>
              <w:t>Nephotettix</w:t>
            </w:r>
          </w:p>
        </w:tc>
      </w:tr>
      <w:tr w:rsidR="00062FF4" w14:paraId="47F36FD1" w14:textId="77777777">
        <w:trPr>
          <w:trHeight w:hRule="exact" w:val="369"/>
        </w:trPr>
        <w:tc>
          <w:tcPr>
            <w:tcW w:w="2410" w:type="dxa"/>
            <w:shd w:val="clear" w:color="auto" w:fill="auto"/>
            <w:tcMar>
              <w:top w:w="80" w:type="dxa"/>
              <w:left w:w="80" w:type="dxa"/>
              <w:bottom w:w="80" w:type="dxa"/>
              <w:right w:w="80" w:type="dxa"/>
            </w:tcMar>
            <w:vAlign w:val="center"/>
          </w:tcPr>
          <w:p w14:paraId="72FF7F70" w14:textId="77777777" w:rsidR="00062FF4" w:rsidRDefault="00062FF4">
            <w:pPr>
              <w:rPr>
                <w:sz w:val="24"/>
                <w:szCs w:val="24"/>
              </w:rPr>
            </w:pPr>
          </w:p>
        </w:tc>
        <w:tc>
          <w:tcPr>
            <w:tcW w:w="2126" w:type="dxa"/>
            <w:shd w:val="clear" w:color="auto" w:fill="auto"/>
            <w:vAlign w:val="center"/>
          </w:tcPr>
          <w:p w14:paraId="4EC8E033"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B4DEFC1" w14:textId="77777777" w:rsidR="00062FF4" w:rsidRDefault="007D72D9">
            <w:pPr>
              <w:rPr>
                <w:sz w:val="24"/>
                <w:szCs w:val="24"/>
              </w:rPr>
            </w:pPr>
            <w:r>
              <w:rPr>
                <w:sz w:val="24"/>
                <w:szCs w:val="24"/>
              </w:rPr>
              <w:t>Coreidae</w:t>
            </w:r>
          </w:p>
        </w:tc>
      </w:tr>
      <w:tr w:rsidR="00062FF4" w14:paraId="22507C53" w14:textId="77777777">
        <w:trPr>
          <w:trHeight w:hRule="exact" w:val="369"/>
        </w:trPr>
        <w:tc>
          <w:tcPr>
            <w:tcW w:w="2410" w:type="dxa"/>
            <w:shd w:val="clear" w:color="auto" w:fill="auto"/>
            <w:tcMar>
              <w:top w:w="80" w:type="dxa"/>
              <w:left w:w="80" w:type="dxa"/>
              <w:bottom w:w="80" w:type="dxa"/>
              <w:right w:w="80" w:type="dxa"/>
            </w:tcMar>
            <w:vAlign w:val="center"/>
          </w:tcPr>
          <w:p w14:paraId="61158150" w14:textId="77777777" w:rsidR="00062FF4" w:rsidRDefault="00062FF4">
            <w:pPr>
              <w:rPr>
                <w:sz w:val="24"/>
                <w:szCs w:val="24"/>
              </w:rPr>
            </w:pPr>
          </w:p>
        </w:tc>
        <w:tc>
          <w:tcPr>
            <w:tcW w:w="2126" w:type="dxa"/>
            <w:shd w:val="clear" w:color="auto" w:fill="auto"/>
            <w:vAlign w:val="center"/>
          </w:tcPr>
          <w:p w14:paraId="110EB27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BE1D90B" w14:textId="77777777" w:rsidR="00062FF4" w:rsidRDefault="007D72D9">
            <w:pPr>
              <w:rPr>
                <w:sz w:val="24"/>
                <w:szCs w:val="24"/>
              </w:rPr>
            </w:pPr>
            <w:r>
              <w:rPr>
                <w:sz w:val="24"/>
                <w:szCs w:val="24"/>
              </w:rPr>
              <w:t>Delphacidae/</w:t>
            </w:r>
            <w:r>
              <w:rPr>
                <w:i/>
                <w:sz w:val="24"/>
                <w:szCs w:val="24"/>
              </w:rPr>
              <w:t>Nilaparvata</w:t>
            </w:r>
          </w:p>
        </w:tc>
      </w:tr>
      <w:tr w:rsidR="00062FF4" w14:paraId="377FA747" w14:textId="77777777">
        <w:trPr>
          <w:trHeight w:hRule="exact" w:val="369"/>
        </w:trPr>
        <w:tc>
          <w:tcPr>
            <w:tcW w:w="2410" w:type="dxa"/>
            <w:shd w:val="clear" w:color="auto" w:fill="auto"/>
            <w:tcMar>
              <w:top w:w="80" w:type="dxa"/>
              <w:left w:w="80" w:type="dxa"/>
              <w:bottom w:w="80" w:type="dxa"/>
              <w:right w:w="80" w:type="dxa"/>
            </w:tcMar>
            <w:vAlign w:val="center"/>
          </w:tcPr>
          <w:p w14:paraId="04BE436A" w14:textId="77777777" w:rsidR="00062FF4" w:rsidRDefault="00062FF4">
            <w:pPr>
              <w:rPr>
                <w:sz w:val="24"/>
                <w:szCs w:val="24"/>
              </w:rPr>
            </w:pPr>
          </w:p>
        </w:tc>
        <w:tc>
          <w:tcPr>
            <w:tcW w:w="2126" w:type="dxa"/>
            <w:shd w:val="clear" w:color="auto" w:fill="auto"/>
            <w:vAlign w:val="center"/>
          </w:tcPr>
          <w:p w14:paraId="122CE305"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F0E026B" w14:textId="77777777" w:rsidR="00062FF4" w:rsidRDefault="007D72D9">
            <w:pPr>
              <w:rPr>
                <w:sz w:val="24"/>
                <w:szCs w:val="24"/>
              </w:rPr>
            </w:pPr>
            <w:r>
              <w:rPr>
                <w:sz w:val="24"/>
                <w:szCs w:val="24"/>
              </w:rPr>
              <w:t>Lygaeidae/</w:t>
            </w:r>
            <w:r>
              <w:rPr>
                <w:i/>
                <w:sz w:val="24"/>
                <w:szCs w:val="24"/>
              </w:rPr>
              <w:t>Pachybrachius</w:t>
            </w:r>
          </w:p>
        </w:tc>
      </w:tr>
      <w:tr w:rsidR="00062FF4" w14:paraId="6FE7184F" w14:textId="77777777">
        <w:trPr>
          <w:trHeight w:hRule="exact" w:val="369"/>
        </w:trPr>
        <w:tc>
          <w:tcPr>
            <w:tcW w:w="2410" w:type="dxa"/>
            <w:shd w:val="clear" w:color="auto" w:fill="auto"/>
            <w:tcMar>
              <w:top w:w="80" w:type="dxa"/>
              <w:left w:w="80" w:type="dxa"/>
              <w:bottom w:w="80" w:type="dxa"/>
              <w:right w:w="80" w:type="dxa"/>
            </w:tcMar>
            <w:vAlign w:val="center"/>
          </w:tcPr>
          <w:p w14:paraId="3741118E" w14:textId="77777777" w:rsidR="00062FF4" w:rsidRDefault="00062FF4">
            <w:pPr>
              <w:rPr>
                <w:sz w:val="24"/>
                <w:szCs w:val="24"/>
              </w:rPr>
            </w:pPr>
          </w:p>
        </w:tc>
        <w:tc>
          <w:tcPr>
            <w:tcW w:w="2126" w:type="dxa"/>
            <w:shd w:val="clear" w:color="auto" w:fill="auto"/>
            <w:vAlign w:val="center"/>
          </w:tcPr>
          <w:p w14:paraId="564B485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123A7BF" w14:textId="77777777" w:rsidR="00062FF4" w:rsidRDefault="007D72D9">
            <w:pPr>
              <w:rPr>
                <w:sz w:val="24"/>
                <w:szCs w:val="24"/>
              </w:rPr>
            </w:pPr>
            <w:r>
              <w:rPr>
                <w:sz w:val="24"/>
                <w:szCs w:val="24"/>
              </w:rPr>
              <w:t>Miridae</w:t>
            </w:r>
          </w:p>
        </w:tc>
      </w:tr>
      <w:tr w:rsidR="00062FF4" w14:paraId="603CDE45" w14:textId="77777777">
        <w:trPr>
          <w:trHeight w:hRule="exact" w:val="369"/>
        </w:trPr>
        <w:tc>
          <w:tcPr>
            <w:tcW w:w="2410" w:type="dxa"/>
            <w:shd w:val="clear" w:color="auto" w:fill="auto"/>
            <w:tcMar>
              <w:top w:w="80" w:type="dxa"/>
              <w:left w:w="80" w:type="dxa"/>
              <w:bottom w:w="80" w:type="dxa"/>
              <w:right w:w="80" w:type="dxa"/>
            </w:tcMar>
            <w:vAlign w:val="center"/>
          </w:tcPr>
          <w:p w14:paraId="0F9C8B4F" w14:textId="77777777" w:rsidR="00062FF4" w:rsidRDefault="00062FF4">
            <w:pPr>
              <w:rPr>
                <w:sz w:val="24"/>
                <w:szCs w:val="24"/>
              </w:rPr>
            </w:pPr>
          </w:p>
        </w:tc>
        <w:tc>
          <w:tcPr>
            <w:tcW w:w="2126" w:type="dxa"/>
            <w:shd w:val="clear" w:color="auto" w:fill="auto"/>
            <w:vAlign w:val="center"/>
          </w:tcPr>
          <w:p w14:paraId="03990BE0"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169505E" w14:textId="77777777" w:rsidR="00062FF4" w:rsidRDefault="007D72D9">
            <w:pPr>
              <w:rPr>
                <w:sz w:val="24"/>
                <w:szCs w:val="24"/>
              </w:rPr>
            </w:pPr>
            <w:r>
              <w:rPr>
                <w:sz w:val="24"/>
                <w:szCs w:val="24"/>
              </w:rPr>
              <w:t>Pentatomidae/</w:t>
            </w:r>
            <w:r>
              <w:rPr>
                <w:i/>
                <w:sz w:val="24"/>
                <w:szCs w:val="24"/>
              </w:rPr>
              <w:t>Scotinophara</w:t>
            </w:r>
          </w:p>
        </w:tc>
      </w:tr>
      <w:tr w:rsidR="00062FF4" w14:paraId="4C858333" w14:textId="77777777">
        <w:trPr>
          <w:trHeight w:hRule="exact" w:val="369"/>
        </w:trPr>
        <w:tc>
          <w:tcPr>
            <w:tcW w:w="2410" w:type="dxa"/>
            <w:shd w:val="clear" w:color="auto" w:fill="auto"/>
            <w:tcMar>
              <w:top w:w="80" w:type="dxa"/>
              <w:left w:w="80" w:type="dxa"/>
              <w:bottom w:w="80" w:type="dxa"/>
              <w:right w:w="80" w:type="dxa"/>
            </w:tcMar>
            <w:vAlign w:val="center"/>
          </w:tcPr>
          <w:p w14:paraId="1A27D8C8" w14:textId="77777777" w:rsidR="00062FF4" w:rsidRDefault="00062FF4">
            <w:pPr>
              <w:rPr>
                <w:sz w:val="24"/>
                <w:szCs w:val="24"/>
              </w:rPr>
            </w:pPr>
          </w:p>
        </w:tc>
        <w:tc>
          <w:tcPr>
            <w:tcW w:w="2126" w:type="dxa"/>
            <w:shd w:val="clear" w:color="auto" w:fill="auto"/>
            <w:vAlign w:val="center"/>
          </w:tcPr>
          <w:p w14:paraId="05B430B9"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CBDE84B" w14:textId="77777777" w:rsidR="00062FF4" w:rsidRDefault="007D72D9">
            <w:pPr>
              <w:rPr>
                <w:sz w:val="24"/>
                <w:szCs w:val="24"/>
              </w:rPr>
            </w:pPr>
            <w:r>
              <w:rPr>
                <w:sz w:val="24"/>
                <w:szCs w:val="24"/>
              </w:rPr>
              <w:t>Ricaniidae</w:t>
            </w:r>
          </w:p>
        </w:tc>
      </w:tr>
      <w:tr w:rsidR="00062FF4" w14:paraId="3E5A99B8" w14:textId="77777777">
        <w:trPr>
          <w:trHeight w:hRule="exact" w:val="369"/>
        </w:trPr>
        <w:tc>
          <w:tcPr>
            <w:tcW w:w="2410" w:type="dxa"/>
            <w:shd w:val="clear" w:color="auto" w:fill="auto"/>
            <w:tcMar>
              <w:top w:w="80" w:type="dxa"/>
              <w:left w:w="80" w:type="dxa"/>
              <w:bottom w:w="80" w:type="dxa"/>
              <w:right w:w="80" w:type="dxa"/>
            </w:tcMar>
            <w:vAlign w:val="center"/>
          </w:tcPr>
          <w:p w14:paraId="39072268" w14:textId="77777777" w:rsidR="00062FF4" w:rsidRDefault="00062FF4">
            <w:pPr>
              <w:rPr>
                <w:sz w:val="24"/>
                <w:szCs w:val="24"/>
              </w:rPr>
            </w:pPr>
          </w:p>
        </w:tc>
        <w:tc>
          <w:tcPr>
            <w:tcW w:w="2126" w:type="dxa"/>
            <w:shd w:val="clear" w:color="auto" w:fill="auto"/>
            <w:vAlign w:val="center"/>
          </w:tcPr>
          <w:p w14:paraId="61BFB251"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228B2A8" w14:textId="77777777" w:rsidR="00062FF4" w:rsidRDefault="007D72D9">
            <w:pPr>
              <w:rPr>
                <w:sz w:val="24"/>
                <w:szCs w:val="24"/>
              </w:rPr>
            </w:pPr>
            <w:r>
              <w:rPr>
                <w:sz w:val="24"/>
                <w:szCs w:val="24"/>
              </w:rPr>
              <w:t>Hesperiidae</w:t>
            </w:r>
          </w:p>
        </w:tc>
      </w:tr>
      <w:tr w:rsidR="00062FF4" w14:paraId="78C478CF" w14:textId="77777777">
        <w:trPr>
          <w:trHeight w:hRule="exact" w:val="369"/>
        </w:trPr>
        <w:tc>
          <w:tcPr>
            <w:tcW w:w="2410" w:type="dxa"/>
            <w:shd w:val="clear" w:color="auto" w:fill="auto"/>
            <w:tcMar>
              <w:top w:w="80" w:type="dxa"/>
              <w:left w:w="80" w:type="dxa"/>
              <w:bottom w:w="80" w:type="dxa"/>
              <w:right w:w="80" w:type="dxa"/>
            </w:tcMar>
            <w:vAlign w:val="center"/>
          </w:tcPr>
          <w:p w14:paraId="34C7F4A5" w14:textId="77777777" w:rsidR="00062FF4" w:rsidRDefault="00062FF4">
            <w:pPr>
              <w:rPr>
                <w:sz w:val="24"/>
                <w:szCs w:val="24"/>
              </w:rPr>
            </w:pPr>
          </w:p>
        </w:tc>
        <w:tc>
          <w:tcPr>
            <w:tcW w:w="2126" w:type="dxa"/>
            <w:shd w:val="clear" w:color="auto" w:fill="auto"/>
            <w:vAlign w:val="center"/>
          </w:tcPr>
          <w:p w14:paraId="76013EBF"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8D1194D" w14:textId="77777777" w:rsidR="00062FF4" w:rsidRDefault="007D72D9">
            <w:pPr>
              <w:rPr>
                <w:sz w:val="24"/>
                <w:szCs w:val="24"/>
              </w:rPr>
            </w:pPr>
            <w:r>
              <w:rPr>
                <w:sz w:val="24"/>
                <w:szCs w:val="24"/>
              </w:rPr>
              <w:t>Nymphalidae</w:t>
            </w:r>
          </w:p>
        </w:tc>
      </w:tr>
      <w:tr w:rsidR="00062FF4" w14:paraId="23E3744B" w14:textId="77777777">
        <w:trPr>
          <w:trHeight w:hRule="exact" w:val="369"/>
        </w:trPr>
        <w:tc>
          <w:tcPr>
            <w:tcW w:w="2410" w:type="dxa"/>
            <w:shd w:val="clear" w:color="auto" w:fill="auto"/>
            <w:tcMar>
              <w:top w:w="80" w:type="dxa"/>
              <w:left w:w="80" w:type="dxa"/>
              <w:bottom w:w="80" w:type="dxa"/>
              <w:right w:w="80" w:type="dxa"/>
            </w:tcMar>
            <w:vAlign w:val="center"/>
          </w:tcPr>
          <w:p w14:paraId="245B953D" w14:textId="77777777" w:rsidR="00062FF4" w:rsidRDefault="00062FF4">
            <w:pPr>
              <w:rPr>
                <w:sz w:val="24"/>
                <w:szCs w:val="24"/>
              </w:rPr>
            </w:pPr>
          </w:p>
        </w:tc>
        <w:tc>
          <w:tcPr>
            <w:tcW w:w="2126" w:type="dxa"/>
            <w:shd w:val="clear" w:color="auto" w:fill="auto"/>
            <w:vAlign w:val="center"/>
          </w:tcPr>
          <w:p w14:paraId="6878F856"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3DBD768" w14:textId="77777777" w:rsidR="00062FF4" w:rsidRDefault="007D72D9">
            <w:pPr>
              <w:rPr>
                <w:sz w:val="24"/>
                <w:szCs w:val="24"/>
              </w:rPr>
            </w:pPr>
            <w:r>
              <w:rPr>
                <w:sz w:val="24"/>
                <w:szCs w:val="24"/>
              </w:rPr>
              <w:t>Pyralidae</w:t>
            </w:r>
          </w:p>
        </w:tc>
      </w:tr>
      <w:tr w:rsidR="00062FF4" w14:paraId="4E03BF8C" w14:textId="77777777">
        <w:trPr>
          <w:trHeight w:hRule="exact" w:val="369"/>
        </w:trPr>
        <w:tc>
          <w:tcPr>
            <w:tcW w:w="2410" w:type="dxa"/>
            <w:shd w:val="clear" w:color="auto" w:fill="auto"/>
            <w:tcMar>
              <w:top w:w="80" w:type="dxa"/>
              <w:left w:w="80" w:type="dxa"/>
              <w:bottom w:w="80" w:type="dxa"/>
              <w:right w:w="80" w:type="dxa"/>
            </w:tcMar>
            <w:vAlign w:val="center"/>
          </w:tcPr>
          <w:p w14:paraId="67F12DF8" w14:textId="77777777" w:rsidR="00062FF4" w:rsidRDefault="00062FF4">
            <w:pPr>
              <w:rPr>
                <w:sz w:val="24"/>
                <w:szCs w:val="24"/>
              </w:rPr>
            </w:pPr>
          </w:p>
        </w:tc>
        <w:tc>
          <w:tcPr>
            <w:tcW w:w="2126" w:type="dxa"/>
            <w:shd w:val="clear" w:color="auto" w:fill="auto"/>
            <w:vAlign w:val="center"/>
          </w:tcPr>
          <w:p w14:paraId="2A7D834C"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C22CC48"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133EA62C" w14:textId="77777777">
        <w:trPr>
          <w:trHeight w:hRule="exact" w:val="369"/>
        </w:trPr>
        <w:tc>
          <w:tcPr>
            <w:tcW w:w="2410" w:type="dxa"/>
            <w:shd w:val="clear" w:color="auto" w:fill="auto"/>
            <w:tcMar>
              <w:top w:w="80" w:type="dxa"/>
              <w:left w:w="80" w:type="dxa"/>
              <w:bottom w:w="80" w:type="dxa"/>
              <w:right w:w="80" w:type="dxa"/>
            </w:tcMar>
            <w:vAlign w:val="center"/>
          </w:tcPr>
          <w:p w14:paraId="00D82C17"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002013C0"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69A2525D" w14:textId="77777777" w:rsidR="00062FF4" w:rsidRDefault="007D72D9">
            <w:pPr>
              <w:rPr>
                <w:sz w:val="24"/>
                <w:szCs w:val="24"/>
              </w:rPr>
            </w:pPr>
            <w:r>
              <w:rPr>
                <w:sz w:val="24"/>
                <w:szCs w:val="24"/>
              </w:rPr>
              <w:t>Chrysomelidae</w:t>
            </w:r>
          </w:p>
        </w:tc>
      </w:tr>
      <w:tr w:rsidR="00062FF4" w14:paraId="7AC64DB4" w14:textId="77777777">
        <w:trPr>
          <w:trHeight w:hRule="exact" w:val="369"/>
        </w:trPr>
        <w:tc>
          <w:tcPr>
            <w:tcW w:w="2410" w:type="dxa"/>
            <w:shd w:val="clear" w:color="auto" w:fill="auto"/>
            <w:tcMar>
              <w:top w:w="80" w:type="dxa"/>
              <w:left w:w="80" w:type="dxa"/>
              <w:bottom w:w="80" w:type="dxa"/>
              <w:right w:w="80" w:type="dxa"/>
            </w:tcMar>
            <w:vAlign w:val="center"/>
          </w:tcPr>
          <w:p w14:paraId="65798EAB" w14:textId="77777777" w:rsidR="00062FF4" w:rsidRDefault="00062FF4">
            <w:pPr>
              <w:rPr>
                <w:sz w:val="24"/>
                <w:szCs w:val="24"/>
              </w:rPr>
            </w:pPr>
          </w:p>
        </w:tc>
        <w:tc>
          <w:tcPr>
            <w:tcW w:w="2126" w:type="dxa"/>
            <w:shd w:val="clear" w:color="auto" w:fill="auto"/>
            <w:vAlign w:val="center"/>
          </w:tcPr>
          <w:p w14:paraId="0363282A"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E089845" w14:textId="77777777" w:rsidR="00062FF4" w:rsidRDefault="007D72D9">
            <w:pPr>
              <w:rPr>
                <w:sz w:val="24"/>
                <w:szCs w:val="24"/>
              </w:rPr>
            </w:pPr>
            <w:r>
              <w:rPr>
                <w:sz w:val="24"/>
                <w:szCs w:val="24"/>
              </w:rPr>
              <w:t>Acrididae</w:t>
            </w:r>
          </w:p>
        </w:tc>
      </w:tr>
      <w:tr w:rsidR="00062FF4" w14:paraId="09BA530E" w14:textId="77777777">
        <w:trPr>
          <w:trHeight w:hRule="exact" w:val="369"/>
        </w:trPr>
        <w:tc>
          <w:tcPr>
            <w:tcW w:w="2410" w:type="dxa"/>
            <w:shd w:val="clear" w:color="auto" w:fill="auto"/>
            <w:tcMar>
              <w:top w:w="80" w:type="dxa"/>
              <w:left w:w="80" w:type="dxa"/>
              <w:bottom w:w="80" w:type="dxa"/>
              <w:right w:w="80" w:type="dxa"/>
            </w:tcMar>
            <w:vAlign w:val="center"/>
          </w:tcPr>
          <w:p w14:paraId="249FECE6"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6500CCC"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807AE65" w14:textId="77777777" w:rsidR="00062FF4" w:rsidRDefault="007D72D9">
            <w:pPr>
              <w:rPr>
                <w:sz w:val="24"/>
                <w:szCs w:val="24"/>
              </w:rPr>
            </w:pPr>
            <w:r>
              <w:rPr>
                <w:sz w:val="24"/>
                <w:szCs w:val="24"/>
              </w:rPr>
              <w:t>Calliphoridae</w:t>
            </w:r>
          </w:p>
        </w:tc>
      </w:tr>
      <w:tr w:rsidR="00062FF4" w14:paraId="0D5965E0" w14:textId="77777777">
        <w:trPr>
          <w:trHeight w:hRule="exact" w:val="369"/>
        </w:trPr>
        <w:tc>
          <w:tcPr>
            <w:tcW w:w="2410" w:type="dxa"/>
            <w:shd w:val="clear" w:color="auto" w:fill="auto"/>
            <w:tcMar>
              <w:top w:w="80" w:type="dxa"/>
              <w:left w:w="80" w:type="dxa"/>
              <w:bottom w:w="80" w:type="dxa"/>
              <w:right w:w="80" w:type="dxa"/>
            </w:tcMar>
            <w:vAlign w:val="center"/>
          </w:tcPr>
          <w:p w14:paraId="4C10E4F3" w14:textId="77777777" w:rsidR="00062FF4" w:rsidRDefault="00062FF4">
            <w:pPr>
              <w:rPr>
                <w:sz w:val="24"/>
                <w:szCs w:val="24"/>
              </w:rPr>
            </w:pPr>
          </w:p>
        </w:tc>
        <w:tc>
          <w:tcPr>
            <w:tcW w:w="2126" w:type="dxa"/>
            <w:shd w:val="clear" w:color="auto" w:fill="auto"/>
            <w:vAlign w:val="center"/>
          </w:tcPr>
          <w:p w14:paraId="3F2C2634"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BC27042" w14:textId="77777777" w:rsidR="00062FF4" w:rsidRDefault="007D72D9">
            <w:pPr>
              <w:rPr>
                <w:sz w:val="24"/>
                <w:szCs w:val="24"/>
              </w:rPr>
            </w:pPr>
            <w:r>
              <w:rPr>
                <w:sz w:val="24"/>
                <w:szCs w:val="24"/>
              </w:rPr>
              <w:t>Chironomidae</w:t>
            </w:r>
          </w:p>
        </w:tc>
      </w:tr>
      <w:tr w:rsidR="00062FF4" w14:paraId="7D8CE036" w14:textId="77777777">
        <w:trPr>
          <w:trHeight w:hRule="exact" w:val="369"/>
        </w:trPr>
        <w:tc>
          <w:tcPr>
            <w:tcW w:w="2410" w:type="dxa"/>
            <w:shd w:val="clear" w:color="auto" w:fill="auto"/>
            <w:tcMar>
              <w:top w:w="80" w:type="dxa"/>
              <w:left w:w="80" w:type="dxa"/>
              <w:bottom w:w="80" w:type="dxa"/>
              <w:right w:w="80" w:type="dxa"/>
            </w:tcMar>
            <w:vAlign w:val="center"/>
          </w:tcPr>
          <w:p w14:paraId="39A60A4F" w14:textId="77777777" w:rsidR="00062FF4" w:rsidRDefault="00062FF4">
            <w:pPr>
              <w:rPr>
                <w:sz w:val="24"/>
                <w:szCs w:val="24"/>
              </w:rPr>
            </w:pPr>
          </w:p>
        </w:tc>
        <w:tc>
          <w:tcPr>
            <w:tcW w:w="2126" w:type="dxa"/>
            <w:shd w:val="clear" w:color="auto" w:fill="auto"/>
            <w:vAlign w:val="center"/>
          </w:tcPr>
          <w:p w14:paraId="31E63A90"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8617330" w14:textId="77777777" w:rsidR="00062FF4" w:rsidRDefault="007D72D9">
            <w:pPr>
              <w:rPr>
                <w:sz w:val="24"/>
                <w:szCs w:val="24"/>
              </w:rPr>
            </w:pPr>
            <w:r>
              <w:rPr>
                <w:sz w:val="24"/>
                <w:szCs w:val="24"/>
              </w:rPr>
              <w:t>Chloropidae</w:t>
            </w:r>
          </w:p>
        </w:tc>
      </w:tr>
      <w:tr w:rsidR="00062FF4" w14:paraId="2E23064C" w14:textId="77777777">
        <w:trPr>
          <w:trHeight w:hRule="exact" w:val="369"/>
        </w:trPr>
        <w:tc>
          <w:tcPr>
            <w:tcW w:w="2410" w:type="dxa"/>
            <w:shd w:val="clear" w:color="auto" w:fill="auto"/>
            <w:tcMar>
              <w:top w:w="80" w:type="dxa"/>
              <w:left w:w="80" w:type="dxa"/>
              <w:bottom w:w="80" w:type="dxa"/>
              <w:right w:w="80" w:type="dxa"/>
            </w:tcMar>
            <w:vAlign w:val="center"/>
          </w:tcPr>
          <w:p w14:paraId="2082676A" w14:textId="77777777" w:rsidR="00062FF4" w:rsidRDefault="00062FF4">
            <w:pPr>
              <w:rPr>
                <w:sz w:val="24"/>
                <w:szCs w:val="24"/>
              </w:rPr>
            </w:pPr>
          </w:p>
        </w:tc>
        <w:tc>
          <w:tcPr>
            <w:tcW w:w="2126" w:type="dxa"/>
            <w:shd w:val="clear" w:color="auto" w:fill="auto"/>
            <w:vAlign w:val="center"/>
          </w:tcPr>
          <w:p w14:paraId="45C60149"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82C14B3" w14:textId="77777777" w:rsidR="00062FF4" w:rsidRDefault="007D72D9">
            <w:pPr>
              <w:rPr>
                <w:sz w:val="24"/>
                <w:szCs w:val="24"/>
              </w:rPr>
            </w:pPr>
            <w:r>
              <w:rPr>
                <w:sz w:val="24"/>
                <w:szCs w:val="24"/>
              </w:rPr>
              <w:t>Ephydridae</w:t>
            </w:r>
          </w:p>
        </w:tc>
      </w:tr>
      <w:tr w:rsidR="00062FF4" w14:paraId="1C34E17A" w14:textId="77777777">
        <w:trPr>
          <w:trHeight w:hRule="exact" w:val="369"/>
        </w:trPr>
        <w:tc>
          <w:tcPr>
            <w:tcW w:w="2410" w:type="dxa"/>
            <w:shd w:val="clear" w:color="auto" w:fill="auto"/>
            <w:tcMar>
              <w:top w:w="80" w:type="dxa"/>
              <w:left w:w="80" w:type="dxa"/>
              <w:bottom w:w="80" w:type="dxa"/>
              <w:right w:w="80" w:type="dxa"/>
            </w:tcMar>
            <w:vAlign w:val="center"/>
          </w:tcPr>
          <w:p w14:paraId="10B56156" w14:textId="77777777" w:rsidR="00062FF4" w:rsidRDefault="00062FF4">
            <w:pPr>
              <w:rPr>
                <w:sz w:val="24"/>
                <w:szCs w:val="24"/>
              </w:rPr>
            </w:pPr>
          </w:p>
        </w:tc>
        <w:tc>
          <w:tcPr>
            <w:tcW w:w="2126" w:type="dxa"/>
            <w:shd w:val="clear" w:color="auto" w:fill="auto"/>
            <w:vAlign w:val="center"/>
          </w:tcPr>
          <w:p w14:paraId="1963DDE9"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744F9EE" w14:textId="77777777" w:rsidR="00062FF4" w:rsidRDefault="007D72D9">
            <w:pPr>
              <w:rPr>
                <w:sz w:val="24"/>
                <w:szCs w:val="24"/>
              </w:rPr>
            </w:pPr>
            <w:r>
              <w:rPr>
                <w:sz w:val="24"/>
                <w:szCs w:val="24"/>
              </w:rPr>
              <w:t>Lauxaniidae</w:t>
            </w:r>
          </w:p>
        </w:tc>
      </w:tr>
      <w:tr w:rsidR="00062FF4" w14:paraId="44364A38" w14:textId="77777777">
        <w:trPr>
          <w:trHeight w:hRule="exact" w:val="369"/>
        </w:trPr>
        <w:tc>
          <w:tcPr>
            <w:tcW w:w="2410" w:type="dxa"/>
            <w:shd w:val="clear" w:color="auto" w:fill="auto"/>
            <w:tcMar>
              <w:top w:w="80" w:type="dxa"/>
              <w:left w:w="80" w:type="dxa"/>
              <w:bottom w:w="80" w:type="dxa"/>
              <w:right w:w="80" w:type="dxa"/>
            </w:tcMar>
            <w:vAlign w:val="center"/>
          </w:tcPr>
          <w:p w14:paraId="33BAB9C5" w14:textId="77777777" w:rsidR="00062FF4" w:rsidRDefault="00062FF4">
            <w:pPr>
              <w:rPr>
                <w:sz w:val="24"/>
                <w:szCs w:val="24"/>
              </w:rPr>
            </w:pPr>
          </w:p>
        </w:tc>
        <w:tc>
          <w:tcPr>
            <w:tcW w:w="2126" w:type="dxa"/>
            <w:shd w:val="clear" w:color="auto" w:fill="auto"/>
            <w:vAlign w:val="center"/>
          </w:tcPr>
          <w:p w14:paraId="1D759A1A"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3A5A1A0" w14:textId="77777777" w:rsidR="00062FF4" w:rsidRDefault="007D72D9">
            <w:pPr>
              <w:rPr>
                <w:sz w:val="24"/>
                <w:szCs w:val="24"/>
              </w:rPr>
            </w:pPr>
            <w:r>
              <w:rPr>
                <w:sz w:val="24"/>
                <w:szCs w:val="24"/>
              </w:rPr>
              <w:t>Muscidae</w:t>
            </w:r>
          </w:p>
        </w:tc>
      </w:tr>
      <w:tr w:rsidR="00062FF4" w14:paraId="1916F217" w14:textId="77777777">
        <w:trPr>
          <w:trHeight w:hRule="exact" w:val="369"/>
        </w:trPr>
        <w:tc>
          <w:tcPr>
            <w:tcW w:w="2410" w:type="dxa"/>
            <w:shd w:val="clear" w:color="auto" w:fill="auto"/>
            <w:tcMar>
              <w:top w:w="80" w:type="dxa"/>
              <w:left w:w="80" w:type="dxa"/>
              <w:bottom w:w="80" w:type="dxa"/>
              <w:right w:w="80" w:type="dxa"/>
            </w:tcMar>
            <w:vAlign w:val="center"/>
          </w:tcPr>
          <w:p w14:paraId="71CA310A" w14:textId="77777777" w:rsidR="00062FF4" w:rsidRDefault="00062FF4">
            <w:pPr>
              <w:rPr>
                <w:sz w:val="24"/>
                <w:szCs w:val="24"/>
              </w:rPr>
            </w:pPr>
          </w:p>
        </w:tc>
        <w:tc>
          <w:tcPr>
            <w:tcW w:w="2126" w:type="dxa"/>
            <w:shd w:val="clear" w:color="auto" w:fill="auto"/>
            <w:vAlign w:val="center"/>
          </w:tcPr>
          <w:p w14:paraId="74C83FA5"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13E9640" w14:textId="77777777" w:rsidR="00062FF4" w:rsidRDefault="007D72D9">
            <w:pPr>
              <w:rPr>
                <w:sz w:val="24"/>
                <w:szCs w:val="24"/>
              </w:rPr>
            </w:pPr>
            <w:r>
              <w:rPr>
                <w:sz w:val="24"/>
                <w:szCs w:val="24"/>
              </w:rPr>
              <w:t>Phoridae</w:t>
            </w:r>
          </w:p>
        </w:tc>
      </w:tr>
      <w:tr w:rsidR="00062FF4" w14:paraId="75C1683B" w14:textId="77777777">
        <w:trPr>
          <w:trHeight w:hRule="exact" w:val="369"/>
        </w:trPr>
        <w:tc>
          <w:tcPr>
            <w:tcW w:w="2410" w:type="dxa"/>
            <w:shd w:val="clear" w:color="auto" w:fill="auto"/>
            <w:tcMar>
              <w:top w:w="80" w:type="dxa"/>
              <w:left w:w="80" w:type="dxa"/>
              <w:bottom w:w="80" w:type="dxa"/>
              <w:right w:w="80" w:type="dxa"/>
            </w:tcMar>
            <w:vAlign w:val="center"/>
          </w:tcPr>
          <w:p w14:paraId="205211DB" w14:textId="77777777" w:rsidR="00062FF4" w:rsidRDefault="00062FF4">
            <w:pPr>
              <w:rPr>
                <w:sz w:val="24"/>
                <w:szCs w:val="24"/>
              </w:rPr>
            </w:pPr>
          </w:p>
        </w:tc>
        <w:tc>
          <w:tcPr>
            <w:tcW w:w="2126" w:type="dxa"/>
            <w:shd w:val="clear" w:color="auto" w:fill="auto"/>
            <w:vAlign w:val="center"/>
          </w:tcPr>
          <w:p w14:paraId="0783CC90"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64B6728" w14:textId="77777777" w:rsidR="00062FF4" w:rsidRDefault="007D72D9">
            <w:pPr>
              <w:rPr>
                <w:sz w:val="24"/>
                <w:szCs w:val="24"/>
              </w:rPr>
            </w:pPr>
            <w:r>
              <w:rPr>
                <w:sz w:val="24"/>
                <w:szCs w:val="24"/>
              </w:rPr>
              <w:t>Platystomatidae</w:t>
            </w:r>
          </w:p>
        </w:tc>
      </w:tr>
      <w:tr w:rsidR="00062FF4" w14:paraId="22424596" w14:textId="77777777">
        <w:trPr>
          <w:trHeight w:hRule="exact" w:val="369"/>
        </w:trPr>
        <w:tc>
          <w:tcPr>
            <w:tcW w:w="2410" w:type="dxa"/>
            <w:shd w:val="clear" w:color="auto" w:fill="auto"/>
            <w:tcMar>
              <w:top w:w="80" w:type="dxa"/>
              <w:left w:w="80" w:type="dxa"/>
              <w:bottom w:w="80" w:type="dxa"/>
              <w:right w:w="80" w:type="dxa"/>
            </w:tcMar>
            <w:vAlign w:val="center"/>
          </w:tcPr>
          <w:p w14:paraId="17C8A58F" w14:textId="77777777" w:rsidR="00062FF4" w:rsidRDefault="00062FF4">
            <w:pPr>
              <w:rPr>
                <w:sz w:val="24"/>
                <w:szCs w:val="24"/>
              </w:rPr>
            </w:pPr>
          </w:p>
        </w:tc>
        <w:tc>
          <w:tcPr>
            <w:tcW w:w="2126" w:type="dxa"/>
            <w:shd w:val="clear" w:color="auto" w:fill="auto"/>
            <w:vAlign w:val="center"/>
          </w:tcPr>
          <w:p w14:paraId="078417D3"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192A7F5" w14:textId="77777777" w:rsidR="00062FF4" w:rsidRDefault="007D72D9">
            <w:pPr>
              <w:rPr>
                <w:sz w:val="24"/>
                <w:szCs w:val="24"/>
              </w:rPr>
            </w:pPr>
            <w:r>
              <w:rPr>
                <w:sz w:val="24"/>
                <w:szCs w:val="24"/>
              </w:rPr>
              <w:t>Sarcophagidae</w:t>
            </w:r>
          </w:p>
        </w:tc>
      </w:tr>
      <w:tr w:rsidR="00062FF4" w14:paraId="4674C04A" w14:textId="77777777">
        <w:trPr>
          <w:trHeight w:hRule="exact" w:val="369"/>
        </w:trPr>
        <w:tc>
          <w:tcPr>
            <w:tcW w:w="2410" w:type="dxa"/>
            <w:shd w:val="clear" w:color="auto" w:fill="auto"/>
            <w:tcMar>
              <w:top w:w="80" w:type="dxa"/>
              <w:left w:w="80" w:type="dxa"/>
              <w:bottom w:w="80" w:type="dxa"/>
              <w:right w:w="80" w:type="dxa"/>
            </w:tcMar>
            <w:vAlign w:val="center"/>
          </w:tcPr>
          <w:p w14:paraId="63744E67" w14:textId="77777777" w:rsidR="00062FF4" w:rsidRDefault="00062FF4">
            <w:pPr>
              <w:rPr>
                <w:sz w:val="24"/>
                <w:szCs w:val="24"/>
              </w:rPr>
            </w:pPr>
          </w:p>
        </w:tc>
        <w:tc>
          <w:tcPr>
            <w:tcW w:w="2126" w:type="dxa"/>
            <w:shd w:val="clear" w:color="auto" w:fill="auto"/>
            <w:vAlign w:val="center"/>
          </w:tcPr>
          <w:p w14:paraId="7FF0A71F"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E484B12" w14:textId="77777777" w:rsidR="00062FF4" w:rsidRDefault="007D72D9">
            <w:pPr>
              <w:rPr>
                <w:sz w:val="24"/>
                <w:szCs w:val="24"/>
              </w:rPr>
            </w:pPr>
            <w:r>
              <w:rPr>
                <w:sz w:val="24"/>
                <w:szCs w:val="24"/>
              </w:rPr>
              <w:t>Sciomyzidae</w:t>
            </w:r>
          </w:p>
        </w:tc>
      </w:tr>
      <w:tr w:rsidR="00062FF4" w14:paraId="0325DD48" w14:textId="77777777">
        <w:trPr>
          <w:trHeight w:hRule="exact" w:val="369"/>
        </w:trPr>
        <w:tc>
          <w:tcPr>
            <w:tcW w:w="2410" w:type="dxa"/>
            <w:shd w:val="clear" w:color="auto" w:fill="auto"/>
            <w:tcMar>
              <w:top w:w="80" w:type="dxa"/>
              <w:left w:w="80" w:type="dxa"/>
              <w:bottom w:w="80" w:type="dxa"/>
              <w:right w:w="80" w:type="dxa"/>
            </w:tcMar>
            <w:vAlign w:val="center"/>
          </w:tcPr>
          <w:p w14:paraId="0801AD0E" w14:textId="77777777" w:rsidR="00062FF4" w:rsidRDefault="00062FF4">
            <w:pPr>
              <w:rPr>
                <w:sz w:val="24"/>
                <w:szCs w:val="24"/>
              </w:rPr>
            </w:pPr>
          </w:p>
        </w:tc>
        <w:tc>
          <w:tcPr>
            <w:tcW w:w="2126" w:type="dxa"/>
            <w:shd w:val="clear" w:color="auto" w:fill="auto"/>
            <w:vAlign w:val="center"/>
          </w:tcPr>
          <w:p w14:paraId="4358A13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A2D9E7C" w14:textId="77777777" w:rsidR="00062FF4" w:rsidRDefault="007D72D9">
            <w:pPr>
              <w:rPr>
                <w:sz w:val="24"/>
                <w:szCs w:val="24"/>
              </w:rPr>
            </w:pPr>
            <w:r>
              <w:rPr>
                <w:sz w:val="24"/>
                <w:szCs w:val="24"/>
              </w:rPr>
              <w:t>Sphaeroceridae</w:t>
            </w:r>
          </w:p>
        </w:tc>
      </w:tr>
      <w:tr w:rsidR="00062FF4" w14:paraId="2A8F22A6" w14:textId="77777777">
        <w:trPr>
          <w:trHeight w:hRule="exact" w:val="369"/>
        </w:trPr>
        <w:tc>
          <w:tcPr>
            <w:tcW w:w="2410" w:type="dxa"/>
            <w:shd w:val="clear" w:color="auto" w:fill="auto"/>
            <w:tcMar>
              <w:top w:w="80" w:type="dxa"/>
              <w:left w:w="80" w:type="dxa"/>
              <w:bottom w:w="80" w:type="dxa"/>
              <w:right w:w="80" w:type="dxa"/>
            </w:tcMar>
            <w:vAlign w:val="center"/>
          </w:tcPr>
          <w:p w14:paraId="5EA6CBA7" w14:textId="77777777" w:rsidR="00062FF4" w:rsidRDefault="00062FF4">
            <w:pPr>
              <w:rPr>
                <w:sz w:val="24"/>
                <w:szCs w:val="24"/>
              </w:rPr>
            </w:pPr>
          </w:p>
        </w:tc>
        <w:tc>
          <w:tcPr>
            <w:tcW w:w="2126" w:type="dxa"/>
            <w:shd w:val="clear" w:color="auto" w:fill="auto"/>
            <w:vAlign w:val="center"/>
          </w:tcPr>
          <w:p w14:paraId="3FDF9DDC"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0B7E9C0" w14:textId="77777777" w:rsidR="00062FF4" w:rsidRDefault="007D72D9">
            <w:pPr>
              <w:rPr>
                <w:sz w:val="24"/>
                <w:szCs w:val="24"/>
              </w:rPr>
            </w:pPr>
            <w:r>
              <w:rPr>
                <w:sz w:val="24"/>
                <w:szCs w:val="24"/>
              </w:rPr>
              <w:t>Stratiomyidae</w:t>
            </w:r>
          </w:p>
        </w:tc>
      </w:tr>
      <w:tr w:rsidR="00062FF4" w14:paraId="6EDE031A" w14:textId="77777777">
        <w:trPr>
          <w:trHeight w:hRule="exact" w:val="369"/>
        </w:trPr>
        <w:tc>
          <w:tcPr>
            <w:tcW w:w="2410" w:type="dxa"/>
            <w:shd w:val="clear" w:color="auto" w:fill="auto"/>
            <w:tcMar>
              <w:top w:w="80" w:type="dxa"/>
              <w:left w:w="80" w:type="dxa"/>
              <w:bottom w:w="80" w:type="dxa"/>
              <w:right w:w="80" w:type="dxa"/>
            </w:tcMar>
            <w:vAlign w:val="center"/>
          </w:tcPr>
          <w:p w14:paraId="5031011D" w14:textId="77777777" w:rsidR="00062FF4" w:rsidRDefault="00062FF4">
            <w:pPr>
              <w:rPr>
                <w:sz w:val="24"/>
                <w:szCs w:val="24"/>
              </w:rPr>
            </w:pPr>
          </w:p>
        </w:tc>
        <w:tc>
          <w:tcPr>
            <w:tcW w:w="2126" w:type="dxa"/>
            <w:shd w:val="clear" w:color="auto" w:fill="auto"/>
            <w:vAlign w:val="center"/>
          </w:tcPr>
          <w:p w14:paraId="03048D7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0B3DACE" w14:textId="77777777" w:rsidR="00062FF4" w:rsidRDefault="007D72D9">
            <w:pPr>
              <w:rPr>
                <w:sz w:val="24"/>
                <w:szCs w:val="24"/>
              </w:rPr>
            </w:pPr>
            <w:r>
              <w:rPr>
                <w:sz w:val="24"/>
                <w:szCs w:val="24"/>
              </w:rPr>
              <w:t>Tephritidae</w:t>
            </w:r>
          </w:p>
        </w:tc>
      </w:tr>
      <w:tr w:rsidR="00062FF4" w14:paraId="24A95B5F" w14:textId="77777777">
        <w:trPr>
          <w:trHeight w:hRule="exact" w:val="369"/>
        </w:trPr>
        <w:tc>
          <w:tcPr>
            <w:tcW w:w="2410" w:type="dxa"/>
            <w:shd w:val="clear" w:color="auto" w:fill="auto"/>
            <w:tcMar>
              <w:top w:w="80" w:type="dxa"/>
              <w:left w:w="80" w:type="dxa"/>
              <w:bottom w:w="80" w:type="dxa"/>
              <w:right w:w="80" w:type="dxa"/>
            </w:tcMar>
            <w:vAlign w:val="center"/>
          </w:tcPr>
          <w:p w14:paraId="5629ED5C" w14:textId="77777777" w:rsidR="00062FF4" w:rsidRDefault="00062FF4">
            <w:pPr>
              <w:rPr>
                <w:sz w:val="24"/>
                <w:szCs w:val="24"/>
              </w:rPr>
            </w:pPr>
          </w:p>
        </w:tc>
        <w:tc>
          <w:tcPr>
            <w:tcW w:w="2126" w:type="dxa"/>
            <w:shd w:val="clear" w:color="auto" w:fill="auto"/>
            <w:vAlign w:val="center"/>
          </w:tcPr>
          <w:p w14:paraId="2183D870"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A12F762" w14:textId="77777777" w:rsidR="00062FF4" w:rsidRDefault="007D72D9">
            <w:pPr>
              <w:rPr>
                <w:sz w:val="24"/>
                <w:szCs w:val="24"/>
              </w:rPr>
            </w:pPr>
            <w:r>
              <w:rPr>
                <w:sz w:val="24"/>
                <w:szCs w:val="24"/>
              </w:rPr>
              <w:t>Tetrigidae</w:t>
            </w:r>
          </w:p>
        </w:tc>
      </w:tr>
      <w:tr w:rsidR="00062FF4" w14:paraId="73F014DD" w14:textId="77777777">
        <w:trPr>
          <w:trHeight w:hRule="exact" w:val="369"/>
        </w:trPr>
        <w:tc>
          <w:tcPr>
            <w:tcW w:w="2410" w:type="dxa"/>
            <w:shd w:val="clear" w:color="auto" w:fill="auto"/>
            <w:tcMar>
              <w:top w:w="80" w:type="dxa"/>
              <w:left w:w="80" w:type="dxa"/>
              <w:bottom w:w="80" w:type="dxa"/>
              <w:right w:w="80" w:type="dxa"/>
            </w:tcMar>
            <w:vAlign w:val="center"/>
          </w:tcPr>
          <w:p w14:paraId="10230D27" w14:textId="77777777" w:rsidR="00062FF4" w:rsidRDefault="00062FF4">
            <w:pPr>
              <w:rPr>
                <w:sz w:val="24"/>
                <w:szCs w:val="24"/>
              </w:rPr>
            </w:pPr>
          </w:p>
        </w:tc>
        <w:tc>
          <w:tcPr>
            <w:tcW w:w="2126" w:type="dxa"/>
            <w:shd w:val="clear" w:color="auto" w:fill="auto"/>
            <w:vAlign w:val="center"/>
          </w:tcPr>
          <w:p w14:paraId="2BBC4924"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14EB7DA" w14:textId="77777777" w:rsidR="00062FF4" w:rsidRDefault="007D72D9">
            <w:pPr>
              <w:rPr>
                <w:sz w:val="24"/>
                <w:szCs w:val="24"/>
              </w:rPr>
            </w:pPr>
            <w:r>
              <w:rPr>
                <w:sz w:val="24"/>
                <w:szCs w:val="24"/>
              </w:rPr>
              <w:t>Tridactylidae</w:t>
            </w:r>
          </w:p>
        </w:tc>
      </w:tr>
    </w:tbl>
    <w:p w14:paraId="5C5D4710" w14:textId="77777777" w:rsidR="00062FF4" w:rsidRDefault="00062FF4">
      <w:pPr>
        <w:rPr>
          <w:b/>
          <w:color w:val="FF0000"/>
          <w:sz w:val="24"/>
          <w:szCs w:val="24"/>
        </w:rPr>
      </w:pPr>
    </w:p>
    <w:p w14:paraId="017C167F" w14:textId="77777777" w:rsidR="00062FF4" w:rsidRDefault="007D72D9">
      <w:pPr>
        <w:rPr>
          <w:b/>
          <w:color w:val="FF0000"/>
          <w:sz w:val="24"/>
          <w:szCs w:val="24"/>
        </w:rPr>
      </w:pPr>
      <w:r>
        <w:rPr>
          <w:b/>
          <w:color w:val="FF0000"/>
          <w:sz w:val="24"/>
          <w:szCs w:val="24"/>
        </w:rPr>
        <w:br w:type="page"/>
      </w:r>
    </w:p>
    <w:p w14:paraId="1077A5E9" w14:textId="77777777" w:rsidR="00062FF4" w:rsidRDefault="007D72D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2FF4" w14:paraId="626FE5F6" w14:textId="77777777" w:rsidTr="00062FF4">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59248FB8" w14:textId="77777777" w:rsidR="00062FF4" w:rsidRDefault="007D72D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6AAA7466"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28405A74"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47DACF1C"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30483D24"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5E5E4AFE"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2FF4" w14:paraId="3945472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79D5F996" w14:textId="77777777" w:rsidR="00062FF4" w:rsidRDefault="00062FF4">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20D4ECE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391F64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31A19B6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1FD4365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B361CC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55FA97F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09A5D0BB" w14:textId="77777777" w:rsidR="00062FF4" w:rsidRDefault="00062F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2FF4" w14:paraId="2C104E6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31C7D6B3" w14:textId="77777777" w:rsidR="00062FF4" w:rsidRDefault="007D72D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5A844C9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207B4C9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35353F5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56CC300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725AFED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27F0565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4A2C99A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0223397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89D778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BFE436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46D122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75E111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EC1D48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0D02211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25BC737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49A60BE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B5793F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606BF1"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A19AAA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5B3EE8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D29D8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4F2919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28C7711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064A84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73CA1A1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7549FB8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9D31ED9"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35361A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0D6BA1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8AE879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A95316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789632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3517C93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C90423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7A06F8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24303B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FF3758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9F180C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E65B5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04AD48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41C8E4B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52FA080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5D1206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AB2BD0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0E3D8E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003D7C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E78BA7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95504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33480F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043614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03F80F2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5E6A2FA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7CF8BD8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60AD1E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0824017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857C9B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0AE2CC9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9CEDB6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4FC2BFA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D3F31F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C6D022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D0A488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D8BCDC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761BD6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BAD0E1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0235C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4D556A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576B06B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3FED421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C0E561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0CE3E70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8CA95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5499A6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B5C19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ED11CC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74973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17E6AF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07EB69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6D4BB8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64CEA9A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E2339AF"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868BA4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74BE149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B29FCC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4D2BF5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340392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0817F1D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19A4DD6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6E0A233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74E974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D0F2A9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E1662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18BFB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B7F5EE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706920E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0C1F4AD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278680D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935B29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5F667D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8F9D7F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3DE7E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9A27DA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9BADDD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20DD2BB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5FE3D90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430B07C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7D78958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10E9CD"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FE637F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DFEA89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D95C3C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58481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5779831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6BA6FE5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0077580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60CA825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60E24FB"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7AD7FA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064A8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A65433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9D003E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6C3258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627A57C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0A8664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40C085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3F6A5B5"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83FFEC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1CD81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9B3AC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12BD71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19E84B0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7F94118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6E725AA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E575D9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CA8C57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1ABB07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29C5C2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3387349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4FA0E4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6801955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1FCA767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352F302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E4275D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8ADB196"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A82919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E1866B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291C9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939FFC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41156C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DEF44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F1F490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7DAC3E1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6AF1465"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5AE1A0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328F58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6103D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5DDB60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59D4A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E2F3D0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54406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363E36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3D6B5DF" w14:textId="77777777" w:rsidR="00062FF4" w:rsidRDefault="007D72D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6F0C0AC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3C07055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746463D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A56563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6D3752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7E58776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22E918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3A40217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A19039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CAAE79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8410E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C8967D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E60F7C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690F276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0567494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6671E3E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66E392C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9503C80"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62DE0C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91509C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262A0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E275AF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66D951F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3A2AD00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177B0E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D6F4A8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382B99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916421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5F1AE8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3C1C39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B7961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4A9B90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4CF6F8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39AEAE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63ABD42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8A3126"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D8C431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8F5A8D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35BD6E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550A46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21C0C62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7B7DECB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28EE93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2C465E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1F7164A"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F1EF63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1D873F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7E4EE3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492C17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D15C3A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16FEF4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4E06B7C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76B029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385C28D"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D859C9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D6744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73378CA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51BB9B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03B13DD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419DFAB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4A8B66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5C95954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F4EF48F"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308D10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48443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36E258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3A1CE2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716EBDE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077496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3B4837E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5A0944E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18D7287"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5A6F90C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512770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6CA1E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28CFA4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056984C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3C18899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463F70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253E69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A42416"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4092A4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0EA68CF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67A2CD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8179A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7C923BD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110E8E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76839E1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6043EDE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7C2F95D"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DE546F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DF637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7F6C27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08E1B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06B29B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0CF7C1F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17D84E6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38CA826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0A8AC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47A3E7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0BC57F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868F2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92F3D8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2459881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19C6BEF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7899A13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2656A6A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F8EDD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7C98E8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6D8BB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795A79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34A7FF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7C1B8D6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480C997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66907A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0B820E7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544DFA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E44512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DEAE07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6B2537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239612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5E50524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4A707FF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58E95C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A2D902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7714565"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F7FF19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A63BC5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3C4B8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729C3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283DAFF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6195300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335FB84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59743A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0FFF485"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6546FC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05005F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7902DB0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D99A21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9ED151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674E019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36A0FF7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0946DF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B03F01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11E126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B4927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F62EC8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1185A4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4E4BEC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51BC9F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4C3ECEE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7E35F3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94BE589"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FB1B12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EE707A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01D78B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5AC152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05B3BCB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B5B08D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E6E72C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50849D4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6DA431F" w14:textId="77777777" w:rsidR="00062FF4" w:rsidRDefault="007D72D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2E4DFF9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0153ED8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0BCCE09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DD0B4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5AA2FE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39F920B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2569378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6B2CB5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A924EBD"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9E3670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3F349A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75CB57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AABCDA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6BFE98D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213ABAB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6519B7F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449CA7D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42F3E7E"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37D2D9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44B783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50895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2B1858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3F5C6B5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578F37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C4A975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71C34A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8DED42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77D536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DF5669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A6D965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92D0EC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509D92B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4812FC0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1B5C830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15CE706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01CEDF2"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0E1196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978E7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F41E24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D9245E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2F8FE09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3DA8EE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14CCF48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64C1118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BBA2B0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0128E8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2F3A89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977BE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67824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0A0E079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5745CE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2C200D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70D195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DCB63DA"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5EC2984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A58E62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F8385B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3ADCC3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5D805B3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2038CCF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E1AD93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4E33DF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C929F3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FF39F3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2F890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AA7892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846B52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7BA0744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5599C33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06E25BA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4529BCE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CCCB87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4CEA77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FB7D7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907F92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1EECB6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20FDED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8932B8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50FAEB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1A4C738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D40F296"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FA74A5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7FDAFFE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0F994D1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72E458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152E9A1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37DA783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5341B1B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640BFE6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1F7FF86"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2125B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53E8AE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B62C9A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7E0004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4777D5D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5B52C94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1201A4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495083C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B2C3F4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B83D8D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C2362D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94842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09FFF6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1516D84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28741A4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0920C5C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54CE82D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0DB4923"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791808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FDB44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46FB03A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6C900E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08347DD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60CBF4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B764F5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3BC435C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17D46F9"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E18770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9B26B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A28951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1EC7B0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5839B0E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3844B8E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3F76631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48B156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1501DF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99B2EB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5B876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F67713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E6EEDD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30A67CF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7E14C3F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7DAE58A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08A33BF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6C095B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3D498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B3AA00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5319FA2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69F24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2427DA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0BDADA7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65FBD18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6D634CE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940EEA3"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B0FD6F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B7271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26350E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723ACE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2EADAF0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581F881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4CB596B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CD4B2E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5895D9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1D8E58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EABDF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087917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BE454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61795E0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0819DEB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381924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06E072AF" w14:textId="77777777" w:rsidR="00062FF4" w:rsidRDefault="007D72D9">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6B9C558D" w14:textId="77777777" w:rsidR="00062FF4" w:rsidRDefault="007D72D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2FF4" w14:paraId="23777E52"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678AE1FB" w14:textId="77777777" w:rsidR="00062FF4" w:rsidRDefault="007D72D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560C396B" w14:textId="77777777" w:rsidR="00062FF4" w:rsidRDefault="007D72D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2E03928B" w14:textId="77777777" w:rsidR="00062FF4" w:rsidRDefault="007D72D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5A199BB6" w14:textId="77777777" w:rsidR="00062FF4" w:rsidRDefault="007D72D9">
            <w:pPr>
              <w:spacing w:line="240" w:lineRule="auto"/>
              <w:jc w:val="center"/>
              <w:rPr>
                <w:sz w:val="24"/>
                <w:szCs w:val="24"/>
              </w:rPr>
            </w:pPr>
            <w:r>
              <w:rPr>
                <w:rFonts w:hint="eastAsia"/>
                <w:sz w:val="24"/>
                <w:szCs w:val="24"/>
              </w:rPr>
              <w:t>Year 2019</w:t>
            </w:r>
          </w:p>
        </w:tc>
      </w:tr>
      <w:tr w:rsidR="00062FF4" w14:paraId="01D32DA5" w14:textId="77777777">
        <w:trPr>
          <w:trHeight w:hRule="exact" w:val="461"/>
        </w:trPr>
        <w:tc>
          <w:tcPr>
            <w:tcW w:w="1821" w:type="pct"/>
            <w:shd w:val="clear" w:color="auto" w:fill="auto"/>
            <w:tcMar>
              <w:top w:w="80" w:type="dxa"/>
              <w:left w:w="80" w:type="dxa"/>
              <w:bottom w:w="80" w:type="dxa"/>
              <w:right w:w="80" w:type="dxa"/>
            </w:tcMar>
            <w:vAlign w:val="center"/>
          </w:tcPr>
          <w:p w14:paraId="3A35C42A"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3BB357D3" w14:textId="77777777" w:rsidR="00062FF4" w:rsidRDefault="007D72D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6A3D07F3" w14:textId="77777777" w:rsidR="00062FF4" w:rsidRDefault="007D72D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4266EE5D" w14:textId="77777777" w:rsidR="00062FF4" w:rsidRDefault="007D72D9">
            <w:pPr>
              <w:jc w:val="center"/>
              <w:textAlignment w:val="center"/>
              <w:rPr>
                <w:sz w:val="24"/>
                <w:szCs w:val="24"/>
              </w:rPr>
            </w:pPr>
            <w:r>
              <w:rPr>
                <w:rFonts w:eastAsia="SimSun" w:cs="Arial"/>
                <w:sz w:val="24"/>
                <w:szCs w:val="24"/>
                <w:lang w:eastAsia="zh-CN"/>
              </w:rPr>
              <w:t>69.7%</w:t>
            </w:r>
          </w:p>
        </w:tc>
      </w:tr>
      <w:tr w:rsidR="00062FF4" w14:paraId="6DFC7EE3" w14:textId="77777777">
        <w:trPr>
          <w:trHeight w:hRule="exact" w:val="461"/>
        </w:trPr>
        <w:tc>
          <w:tcPr>
            <w:tcW w:w="1821" w:type="pct"/>
            <w:shd w:val="clear" w:color="auto" w:fill="auto"/>
            <w:tcMar>
              <w:top w:w="80" w:type="dxa"/>
              <w:left w:w="80" w:type="dxa"/>
              <w:bottom w:w="80" w:type="dxa"/>
              <w:right w:w="80" w:type="dxa"/>
            </w:tcMar>
            <w:vAlign w:val="center"/>
          </w:tcPr>
          <w:p w14:paraId="1D8ACDD6"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71075BBD" w14:textId="77777777" w:rsidR="00062FF4" w:rsidRDefault="007D72D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42576010" w14:textId="77777777" w:rsidR="00062FF4" w:rsidRDefault="007D72D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2D0D3023" w14:textId="77777777" w:rsidR="00062FF4" w:rsidRDefault="007D72D9">
            <w:pPr>
              <w:jc w:val="center"/>
              <w:textAlignment w:val="center"/>
              <w:rPr>
                <w:sz w:val="24"/>
                <w:szCs w:val="24"/>
              </w:rPr>
            </w:pPr>
            <w:r>
              <w:rPr>
                <w:rFonts w:eastAsia="SimSun" w:cs="Arial"/>
                <w:sz w:val="24"/>
                <w:szCs w:val="24"/>
                <w:lang w:eastAsia="zh-CN"/>
              </w:rPr>
              <w:t>25.4%</w:t>
            </w:r>
          </w:p>
        </w:tc>
      </w:tr>
      <w:tr w:rsidR="00062FF4" w14:paraId="0AB741BE" w14:textId="77777777">
        <w:trPr>
          <w:trHeight w:hRule="exact" w:val="461"/>
        </w:trPr>
        <w:tc>
          <w:tcPr>
            <w:tcW w:w="1821" w:type="pct"/>
            <w:shd w:val="clear" w:color="auto" w:fill="auto"/>
            <w:tcMar>
              <w:top w:w="80" w:type="dxa"/>
              <w:left w:w="80" w:type="dxa"/>
              <w:bottom w:w="80" w:type="dxa"/>
              <w:right w:w="80" w:type="dxa"/>
            </w:tcMar>
            <w:vAlign w:val="center"/>
          </w:tcPr>
          <w:p w14:paraId="0A9CB1F2"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38633E8C" w14:textId="77777777" w:rsidR="00062FF4" w:rsidRDefault="007D72D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52634C16" w14:textId="77777777" w:rsidR="00062FF4" w:rsidRDefault="007D72D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466ACFEB" w14:textId="77777777" w:rsidR="00062FF4" w:rsidRDefault="007D72D9">
            <w:pPr>
              <w:jc w:val="center"/>
              <w:textAlignment w:val="center"/>
              <w:rPr>
                <w:sz w:val="24"/>
                <w:szCs w:val="24"/>
              </w:rPr>
            </w:pPr>
            <w:r>
              <w:rPr>
                <w:rFonts w:eastAsia="SimSun" w:cs="Arial"/>
                <w:sz w:val="24"/>
                <w:szCs w:val="24"/>
                <w:lang w:eastAsia="zh-CN"/>
              </w:rPr>
              <w:t>1.3%</w:t>
            </w:r>
          </w:p>
        </w:tc>
      </w:tr>
      <w:tr w:rsidR="00062FF4" w14:paraId="1CA32316" w14:textId="77777777">
        <w:trPr>
          <w:trHeight w:hRule="exact" w:val="461"/>
        </w:trPr>
        <w:tc>
          <w:tcPr>
            <w:tcW w:w="1821" w:type="pct"/>
            <w:shd w:val="clear" w:color="auto" w:fill="auto"/>
            <w:tcMar>
              <w:top w:w="80" w:type="dxa"/>
              <w:left w:w="80" w:type="dxa"/>
              <w:bottom w:w="80" w:type="dxa"/>
              <w:right w:w="80" w:type="dxa"/>
            </w:tcMar>
            <w:vAlign w:val="center"/>
          </w:tcPr>
          <w:p w14:paraId="3361C18F"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484B52E1" w14:textId="77777777" w:rsidR="00062FF4" w:rsidRDefault="007D72D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0CB769F8" w14:textId="77777777" w:rsidR="00062FF4" w:rsidRDefault="007D72D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7368F59B" w14:textId="77777777" w:rsidR="00062FF4" w:rsidRDefault="007D72D9">
            <w:pPr>
              <w:jc w:val="center"/>
              <w:textAlignment w:val="center"/>
              <w:rPr>
                <w:sz w:val="24"/>
                <w:szCs w:val="24"/>
              </w:rPr>
            </w:pPr>
            <w:r>
              <w:rPr>
                <w:rFonts w:eastAsia="SimSun" w:cs="Arial"/>
                <w:sz w:val="24"/>
                <w:szCs w:val="24"/>
                <w:lang w:eastAsia="zh-CN"/>
              </w:rPr>
              <w:t>0.8%</w:t>
            </w:r>
          </w:p>
        </w:tc>
      </w:tr>
      <w:tr w:rsidR="00062FF4" w14:paraId="4A9FE527" w14:textId="77777777">
        <w:trPr>
          <w:trHeight w:hRule="exact" w:val="461"/>
        </w:trPr>
        <w:tc>
          <w:tcPr>
            <w:tcW w:w="1821" w:type="pct"/>
            <w:shd w:val="clear" w:color="auto" w:fill="auto"/>
            <w:tcMar>
              <w:top w:w="80" w:type="dxa"/>
              <w:left w:w="80" w:type="dxa"/>
              <w:bottom w:w="80" w:type="dxa"/>
              <w:right w:w="80" w:type="dxa"/>
            </w:tcMar>
            <w:vAlign w:val="center"/>
          </w:tcPr>
          <w:p w14:paraId="3985CC7F" w14:textId="77777777" w:rsidR="00062FF4" w:rsidRDefault="007D72D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5D03053E" w14:textId="77777777" w:rsidR="00062FF4" w:rsidRDefault="007D72D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57ED04F2" w14:textId="77777777" w:rsidR="00062FF4" w:rsidRDefault="007D72D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3AE3A78F" w14:textId="77777777" w:rsidR="00062FF4" w:rsidRDefault="007D72D9">
            <w:pPr>
              <w:jc w:val="center"/>
              <w:textAlignment w:val="center"/>
              <w:rPr>
                <w:sz w:val="24"/>
                <w:szCs w:val="24"/>
              </w:rPr>
            </w:pPr>
            <w:r>
              <w:rPr>
                <w:rFonts w:eastAsia="SimSun" w:cs="Arial"/>
                <w:sz w:val="24"/>
                <w:szCs w:val="24"/>
                <w:lang w:eastAsia="zh-CN"/>
              </w:rPr>
              <w:t>2.8%</w:t>
            </w:r>
          </w:p>
        </w:tc>
      </w:tr>
      <w:tr w:rsidR="00062FF4" w14:paraId="2E9AEB15" w14:textId="77777777">
        <w:trPr>
          <w:trHeight w:hRule="exact" w:val="461"/>
        </w:trPr>
        <w:tc>
          <w:tcPr>
            <w:tcW w:w="1821" w:type="pct"/>
            <w:shd w:val="clear" w:color="auto" w:fill="auto"/>
            <w:tcMar>
              <w:top w:w="80" w:type="dxa"/>
              <w:left w:w="80" w:type="dxa"/>
              <w:bottom w:w="80" w:type="dxa"/>
              <w:right w:w="80" w:type="dxa"/>
            </w:tcMar>
            <w:vAlign w:val="center"/>
          </w:tcPr>
          <w:p w14:paraId="7326D897" w14:textId="77777777" w:rsidR="00062FF4" w:rsidRDefault="007D72D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34500760" w14:textId="77777777" w:rsidR="00062FF4" w:rsidRDefault="007D72D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7D37C4B7" w14:textId="77777777" w:rsidR="00062FF4" w:rsidRDefault="007D72D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5F828E53" w14:textId="77777777" w:rsidR="00062FF4" w:rsidRDefault="007D72D9">
            <w:pPr>
              <w:spacing w:line="240" w:lineRule="auto"/>
              <w:jc w:val="center"/>
              <w:rPr>
                <w:sz w:val="24"/>
                <w:szCs w:val="24"/>
              </w:rPr>
            </w:pPr>
            <w:r>
              <w:rPr>
                <w:sz w:val="24"/>
                <w:szCs w:val="24"/>
              </w:rPr>
              <w:t>100%</w:t>
            </w:r>
          </w:p>
        </w:tc>
      </w:tr>
    </w:tbl>
    <w:p w14:paraId="083951CF" w14:textId="77777777" w:rsidR="00062FF4" w:rsidRDefault="00062FF4">
      <w:pPr>
        <w:spacing w:line="480" w:lineRule="auto"/>
        <w:rPr>
          <w:b/>
          <w:szCs w:val="24"/>
        </w:rPr>
      </w:pPr>
    </w:p>
    <w:p w14:paraId="1A042920" w14:textId="77777777" w:rsidR="00062FF4" w:rsidRDefault="007D72D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2FF4" w14:paraId="09D3E7DD"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2CAA6992" w14:textId="77777777" w:rsidR="00062FF4" w:rsidRDefault="007D72D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20A0E1AE" w14:textId="77777777" w:rsidR="00062FF4" w:rsidRDefault="007D72D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56FE894E" w14:textId="77777777" w:rsidR="00062FF4" w:rsidRDefault="007D72D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7DE65EE8" w14:textId="77777777" w:rsidR="00062FF4" w:rsidRDefault="007D72D9">
            <w:pPr>
              <w:spacing w:line="240" w:lineRule="auto"/>
              <w:jc w:val="center"/>
              <w:rPr>
                <w:sz w:val="24"/>
                <w:szCs w:val="24"/>
              </w:rPr>
            </w:pPr>
            <w:r>
              <w:rPr>
                <w:rFonts w:hint="eastAsia"/>
                <w:sz w:val="24"/>
                <w:szCs w:val="24"/>
              </w:rPr>
              <w:t>Year 2019</w:t>
            </w:r>
          </w:p>
        </w:tc>
      </w:tr>
      <w:tr w:rsidR="00062FF4" w14:paraId="0D0BF414" w14:textId="77777777">
        <w:trPr>
          <w:trHeight w:hRule="exact" w:val="461"/>
        </w:trPr>
        <w:tc>
          <w:tcPr>
            <w:tcW w:w="1808" w:type="pct"/>
            <w:shd w:val="clear" w:color="auto" w:fill="auto"/>
            <w:tcMar>
              <w:top w:w="80" w:type="dxa"/>
              <w:left w:w="80" w:type="dxa"/>
              <w:bottom w:w="80" w:type="dxa"/>
              <w:right w:w="80" w:type="dxa"/>
            </w:tcMar>
            <w:vAlign w:val="center"/>
          </w:tcPr>
          <w:p w14:paraId="2172CD3F"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4C38BA0F" w14:textId="77777777" w:rsidR="00062FF4" w:rsidRDefault="007D72D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3746B8ED" w14:textId="77777777" w:rsidR="00062FF4" w:rsidRDefault="007D72D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2F313005" w14:textId="77777777" w:rsidR="00062FF4" w:rsidRDefault="007D72D9">
            <w:pPr>
              <w:jc w:val="center"/>
              <w:textAlignment w:val="center"/>
              <w:rPr>
                <w:sz w:val="24"/>
                <w:szCs w:val="24"/>
              </w:rPr>
            </w:pPr>
            <w:r>
              <w:rPr>
                <w:rFonts w:eastAsia="SimSun" w:cs="Arial"/>
                <w:sz w:val="24"/>
                <w:szCs w:val="24"/>
                <w:lang w:eastAsia="zh-CN"/>
              </w:rPr>
              <w:t>83.5%</w:t>
            </w:r>
          </w:p>
        </w:tc>
      </w:tr>
      <w:tr w:rsidR="00062FF4" w14:paraId="0DBD007C" w14:textId="77777777">
        <w:trPr>
          <w:trHeight w:hRule="exact" w:val="461"/>
        </w:trPr>
        <w:tc>
          <w:tcPr>
            <w:tcW w:w="1808" w:type="pct"/>
            <w:shd w:val="clear" w:color="auto" w:fill="auto"/>
            <w:tcMar>
              <w:top w:w="80" w:type="dxa"/>
              <w:left w:w="80" w:type="dxa"/>
              <w:bottom w:w="80" w:type="dxa"/>
              <w:right w:w="80" w:type="dxa"/>
            </w:tcMar>
            <w:vAlign w:val="center"/>
          </w:tcPr>
          <w:p w14:paraId="1E9F68F4"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648A0944" w14:textId="77777777" w:rsidR="00062FF4" w:rsidRDefault="007D72D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1E92717D" w14:textId="77777777" w:rsidR="00062FF4" w:rsidRDefault="007D72D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73187E95" w14:textId="77777777" w:rsidR="00062FF4" w:rsidRDefault="007D72D9">
            <w:pPr>
              <w:jc w:val="center"/>
              <w:textAlignment w:val="center"/>
              <w:rPr>
                <w:sz w:val="24"/>
                <w:szCs w:val="24"/>
              </w:rPr>
            </w:pPr>
            <w:r>
              <w:rPr>
                <w:rFonts w:eastAsia="SimSun" w:cs="Arial"/>
                <w:sz w:val="24"/>
                <w:szCs w:val="24"/>
                <w:lang w:eastAsia="zh-CN"/>
              </w:rPr>
              <w:t>6.2%</w:t>
            </w:r>
          </w:p>
        </w:tc>
      </w:tr>
      <w:tr w:rsidR="00062FF4" w14:paraId="6AFE25A8" w14:textId="77777777">
        <w:trPr>
          <w:trHeight w:hRule="exact" w:val="461"/>
        </w:trPr>
        <w:tc>
          <w:tcPr>
            <w:tcW w:w="1808" w:type="pct"/>
            <w:shd w:val="clear" w:color="auto" w:fill="auto"/>
            <w:tcMar>
              <w:top w:w="80" w:type="dxa"/>
              <w:left w:w="80" w:type="dxa"/>
              <w:bottom w:w="80" w:type="dxa"/>
              <w:right w:w="80" w:type="dxa"/>
            </w:tcMar>
            <w:vAlign w:val="center"/>
          </w:tcPr>
          <w:p w14:paraId="26C84D52"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6D4B0612"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7234E516" w14:textId="77777777" w:rsidR="00062FF4" w:rsidRDefault="007D72D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72456344" w14:textId="77777777" w:rsidR="00062FF4" w:rsidRDefault="007D72D9">
            <w:pPr>
              <w:jc w:val="center"/>
              <w:textAlignment w:val="center"/>
              <w:rPr>
                <w:sz w:val="24"/>
                <w:szCs w:val="24"/>
              </w:rPr>
            </w:pPr>
            <w:r>
              <w:rPr>
                <w:rFonts w:eastAsia="SimSun" w:cs="Arial"/>
                <w:sz w:val="24"/>
                <w:szCs w:val="24"/>
                <w:lang w:eastAsia="zh-CN"/>
              </w:rPr>
              <w:t>4.1%</w:t>
            </w:r>
          </w:p>
        </w:tc>
      </w:tr>
      <w:tr w:rsidR="00062FF4" w14:paraId="2596972B" w14:textId="77777777">
        <w:trPr>
          <w:trHeight w:hRule="exact" w:val="461"/>
        </w:trPr>
        <w:tc>
          <w:tcPr>
            <w:tcW w:w="1808" w:type="pct"/>
            <w:shd w:val="clear" w:color="auto" w:fill="auto"/>
            <w:tcMar>
              <w:top w:w="80" w:type="dxa"/>
              <w:left w:w="80" w:type="dxa"/>
              <w:bottom w:w="80" w:type="dxa"/>
              <w:right w:w="80" w:type="dxa"/>
            </w:tcMar>
            <w:vAlign w:val="center"/>
          </w:tcPr>
          <w:p w14:paraId="32F784E9"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5CB2A141" w14:textId="77777777" w:rsidR="00062FF4" w:rsidRDefault="007D72D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4BE126CF" w14:textId="77777777" w:rsidR="00062FF4" w:rsidRDefault="007D72D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179AB821" w14:textId="77777777" w:rsidR="00062FF4" w:rsidRDefault="007D72D9">
            <w:pPr>
              <w:jc w:val="center"/>
              <w:textAlignment w:val="center"/>
              <w:rPr>
                <w:sz w:val="24"/>
                <w:szCs w:val="24"/>
              </w:rPr>
            </w:pPr>
            <w:r>
              <w:rPr>
                <w:rFonts w:eastAsia="SimSun" w:cs="Arial"/>
                <w:sz w:val="24"/>
                <w:szCs w:val="24"/>
                <w:lang w:eastAsia="zh-CN"/>
              </w:rPr>
              <w:t>4.5%</w:t>
            </w:r>
          </w:p>
        </w:tc>
      </w:tr>
      <w:tr w:rsidR="00062FF4" w14:paraId="2CB72515" w14:textId="77777777">
        <w:trPr>
          <w:trHeight w:hRule="exact" w:val="461"/>
        </w:trPr>
        <w:tc>
          <w:tcPr>
            <w:tcW w:w="1808" w:type="pct"/>
            <w:shd w:val="clear" w:color="auto" w:fill="auto"/>
            <w:tcMar>
              <w:top w:w="80" w:type="dxa"/>
              <w:left w:w="80" w:type="dxa"/>
              <w:bottom w:w="80" w:type="dxa"/>
              <w:right w:w="80" w:type="dxa"/>
            </w:tcMar>
            <w:vAlign w:val="center"/>
          </w:tcPr>
          <w:p w14:paraId="1D32038C" w14:textId="77777777" w:rsidR="00062FF4" w:rsidRDefault="007D72D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22BECACF"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0C771C7A" w14:textId="77777777" w:rsidR="00062FF4" w:rsidRDefault="007D72D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508C2D6A" w14:textId="77777777" w:rsidR="00062FF4" w:rsidRDefault="007D72D9">
            <w:pPr>
              <w:jc w:val="center"/>
              <w:textAlignment w:val="center"/>
              <w:rPr>
                <w:sz w:val="24"/>
                <w:szCs w:val="24"/>
              </w:rPr>
            </w:pPr>
            <w:r>
              <w:rPr>
                <w:rFonts w:eastAsia="SimSun" w:cs="Arial"/>
                <w:sz w:val="24"/>
                <w:szCs w:val="24"/>
                <w:lang w:eastAsia="zh-CN"/>
              </w:rPr>
              <w:t>1.7%</w:t>
            </w:r>
          </w:p>
        </w:tc>
      </w:tr>
      <w:tr w:rsidR="00062FF4" w14:paraId="35E8F6C1" w14:textId="77777777">
        <w:trPr>
          <w:trHeight w:hRule="exact" w:val="461"/>
        </w:trPr>
        <w:tc>
          <w:tcPr>
            <w:tcW w:w="1808" w:type="pct"/>
            <w:shd w:val="clear" w:color="auto" w:fill="auto"/>
            <w:tcMar>
              <w:top w:w="80" w:type="dxa"/>
              <w:left w:w="80" w:type="dxa"/>
              <w:bottom w:w="80" w:type="dxa"/>
              <w:right w:w="80" w:type="dxa"/>
            </w:tcMar>
            <w:vAlign w:val="center"/>
          </w:tcPr>
          <w:p w14:paraId="09166DD9" w14:textId="77777777" w:rsidR="00062FF4" w:rsidRDefault="007D72D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3C80E1CB" w14:textId="77777777" w:rsidR="00062FF4" w:rsidRDefault="007D72D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3762F8EC" w14:textId="77777777" w:rsidR="00062FF4" w:rsidRDefault="007D72D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6AF436D8" w14:textId="77777777" w:rsidR="00062FF4" w:rsidRDefault="007D72D9">
            <w:pPr>
              <w:spacing w:line="240" w:lineRule="auto"/>
              <w:jc w:val="center"/>
              <w:rPr>
                <w:sz w:val="24"/>
                <w:szCs w:val="24"/>
              </w:rPr>
            </w:pPr>
            <w:r>
              <w:rPr>
                <w:sz w:val="24"/>
                <w:szCs w:val="24"/>
              </w:rPr>
              <w:t>100%</w:t>
            </w:r>
          </w:p>
        </w:tc>
      </w:tr>
    </w:tbl>
    <w:p w14:paraId="454F0E5F" w14:textId="77777777" w:rsidR="00062FF4" w:rsidRDefault="00062FF4">
      <w:pPr>
        <w:spacing w:line="480" w:lineRule="auto"/>
        <w:rPr>
          <w:b/>
          <w:color w:val="FF0000"/>
          <w:szCs w:val="24"/>
        </w:rPr>
      </w:pPr>
    </w:p>
    <w:p w14:paraId="04E73E90" w14:textId="77777777" w:rsidR="00062FF4" w:rsidRDefault="007D72D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14:paraId="3657CAF1" w14:textId="77777777" w:rsidR="00062FF4" w:rsidRDefault="007D72D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611154F8" w14:textId="77777777" w:rsidR="00062FF4" w:rsidRDefault="007D72D9">
      <w:pPr>
        <w:rPr>
          <w:sz w:val="24"/>
          <w:szCs w:val="24"/>
        </w:rPr>
      </w:pPr>
      <w:r>
        <w:rPr>
          <w:sz w:val="24"/>
          <w:szCs w:val="24"/>
        </w:rPr>
        <w:br w:type="page"/>
      </w:r>
    </w:p>
    <w:p w14:paraId="70F58AA1" w14:textId="77777777" w:rsidR="00062FF4" w:rsidRDefault="007D72D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14:paraId="16D428D8" w14:textId="77777777" w:rsidR="00062FF4" w:rsidRDefault="007D72D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2FF4">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CK NTU" w:date="2021-10-14T14:47:00Z" w:initials="">
    <w:p w14:paraId="6FF036F5" w14:textId="77777777" w:rsidR="007D72D9" w:rsidRDefault="007D72D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F036F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1DC1D" w14:textId="77777777" w:rsidR="00653A01" w:rsidRDefault="00653A01">
      <w:pPr>
        <w:spacing w:line="240" w:lineRule="auto"/>
      </w:pPr>
      <w:r>
        <w:separator/>
      </w:r>
    </w:p>
  </w:endnote>
  <w:endnote w:type="continuationSeparator" w:id="0">
    <w:p w14:paraId="3F3DAEC7" w14:textId="77777777" w:rsidR="00653A01" w:rsidRDefault="00653A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64D30280" w14:textId="779328D6" w:rsidR="007D72D9" w:rsidRDefault="007D72D9">
        <w:pPr>
          <w:pStyle w:val="aa"/>
          <w:jc w:val="center"/>
        </w:pPr>
        <w:r>
          <w:fldChar w:fldCharType="begin"/>
        </w:r>
        <w:r>
          <w:instrText xml:space="preserve"> PAGE   \* MERGEFORMAT </w:instrText>
        </w:r>
        <w:r>
          <w:fldChar w:fldCharType="separate"/>
        </w:r>
        <w:r w:rsidR="00FB0B8D" w:rsidRPr="00FB0B8D">
          <w:rPr>
            <w:noProof/>
            <w:lang w:val="zh-TW"/>
          </w:rPr>
          <w:t>1</w:t>
        </w:r>
        <w:r>
          <w:rPr>
            <w:lang w:val="zh-TW"/>
          </w:rPr>
          <w:fldChar w:fldCharType="end"/>
        </w:r>
      </w:p>
    </w:sdtContent>
  </w:sdt>
  <w:p w14:paraId="0E13CEEE" w14:textId="77777777" w:rsidR="007D72D9" w:rsidRDefault="007D72D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A6741F" w14:textId="77777777" w:rsidR="00653A01" w:rsidRDefault="00653A01">
      <w:pPr>
        <w:spacing w:after="0"/>
      </w:pPr>
      <w:r>
        <w:separator/>
      </w:r>
    </w:p>
  </w:footnote>
  <w:footnote w:type="continuationSeparator" w:id="0">
    <w:p w14:paraId="11E29F74" w14:textId="77777777" w:rsidR="00653A01" w:rsidRDefault="00653A01">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3A01"/>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26C4"/>
    <w:rsid w:val="00984B0F"/>
    <w:rsid w:val="009905DD"/>
    <w:rsid w:val="00992D80"/>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B8D"/>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5AED"/>
  <w15:docId w15:val="{CF7ACF26-3018-46E0-A561-70BB057F0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semiHidden/>
    <w:unhideWhenUsed/>
    <w:qFormat/>
    <w:pPr>
      <w:spacing w:line="240" w:lineRule="auto"/>
    </w:pPr>
    <w:rPr>
      <w:sz w:val="20"/>
      <w:szCs w:val="20"/>
    </w:rPr>
  </w:style>
  <w:style w:type="paragraph" w:styleId="a8">
    <w:name w:val="annotation subject"/>
    <w:basedOn w:val="a6"/>
    <w:next w:val="a6"/>
    <w:link w:val="a9"/>
    <w:uiPriority w:val="99"/>
    <w:semiHidden/>
    <w:unhideWhenUsed/>
    <w:qFormat/>
    <w:rPr>
      <w:b/>
      <w:bCs/>
    </w:rPr>
  </w:style>
  <w:style w:type="paragraph" w:styleId="aa">
    <w:name w:val="footer"/>
    <w:basedOn w:val="a"/>
    <w:link w:val="ab"/>
    <w:uiPriority w:val="99"/>
    <w:unhideWhenUsed/>
    <w:qFormat/>
    <w:pPr>
      <w:tabs>
        <w:tab w:val="center" w:pos="4320"/>
        <w:tab w:val="right" w:pos="8640"/>
      </w:tabs>
      <w:spacing w:after="0" w:line="240" w:lineRule="auto"/>
    </w:pPr>
  </w:style>
  <w:style w:type="paragraph" w:styleId="ac">
    <w:name w:val="header"/>
    <w:basedOn w:val="a"/>
    <w:link w:val="ad"/>
    <w:uiPriority w:val="99"/>
    <w:unhideWhenUsed/>
    <w:qFormat/>
    <w:pPr>
      <w:tabs>
        <w:tab w:val="center" w:pos="4320"/>
        <w:tab w:val="right" w:pos="8640"/>
      </w:tabs>
      <w:spacing w:after="0" w:line="240" w:lineRule="auto"/>
    </w:pPr>
  </w:style>
  <w:style w:type="character" w:styleId="ae">
    <w:name w:val="Hyperlink"/>
    <w:basedOn w:val="a0"/>
    <w:uiPriority w:val="99"/>
    <w:unhideWhenUsed/>
    <w:qFormat/>
    <w:rPr>
      <w:color w:val="0000FF"/>
      <w:u w:val="single"/>
    </w:rPr>
  </w:style>
  <w:style w:type="character" w:styleId="af">
    <w:name w:val="line number"/>
    <w:basedOn w:val="a0"/>
    <w:uiPriority w:val="99"/>
    <w:semiHidden/>
    <w:unhideWhenUsed/>
    <w:qFormat/>
  </w:style>
  <w:style w:type="table" w:styleId="af0">
    <w:name w:val="Table Grid"/>
    <w:basedOn w:val="a1"/>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pPr>
      <w:ind w:left="720"/>
      <w:contextualSpacing/>
    </w:pPr>
  </w:style>
  <w:style w:type="character" w:customStyle="1" w:styleId="ad">
    <w:name w:val="頁首 字元"/>
    <w:basedOn w:val="a0"/>
    <w:link w:val="ac"/>
    <w:uiPriority w:val="99"/>
    <w:qFormat/>
  </w:style>
  <w:style w:type="character" w:customStyle="1" w:styleId="ab">
    <w:name w:val="頁尾 字元"/>
    <w:basedOn w:val="a0"/>
    <w:link w:val="aa"/>
    <w:uiPriority w:val="99"/>
    <w:qFormat/>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2"/>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2"/>
    </w:rPr>
  </w:style>
  <w:style w:type="character" w:customStyle="1" w:styleId="jtukpc">
    <w:name w:val="jtukpc"/>
    <w:basedOn w:val="a0"/>
    <w:qFormat/>
  </w:style>
  <w:style w:type="character" w:customStyle="1" w:styleId="ynrlnc">
    <w:name w:val="ynrlnc"/>
    <w:basedOn w:val="a0"/>
    <w:qFormat/>
  </w:style>
  <w:style w:type="character" w:customStyle="1" w:styleId="a7">
    <w:name w:val="註解文字 字元"/>
    <w:basedOn w:val="a0"/>
    <w:link w:val="a6"/>
    <w:uiPriority w:val="99"/>
    <w:semiHidden/>
    <w:qFormat/>
    <w:rPr>
      <w:sz w:val="20"/>
      <w:szCs w:val="20"/>
    </w:rPr>
  </w:style>
  <w:style w:type="character" w:customStyle="1" w:styleId="a9">
    <w:name w:val="註解主旨 字元"/>
    <w:basedOn w:val="a7"/>
    <w:link w:val="a8"/>
    <w:uiPriority w:val="99"/>
    <w:semiHidden/>
    <w:qFormat/>
    <w:rPr>
      <w:b/>
      <w:bCs/>
      <w:sz w:val="20"/>
      <w:szCs w:val="20"/>
    </w:rPr>
  </w:style>
  <w:style w:type="character" w:customStyle="1" w:styleId="a4">
    <w:name w:val="註解方塊文字 字元"/>
    <w:basedOn w:val="a0"/>
    <w:link w:val="a3"/>
    <w:uiPriority w:val="99"/>
    <w:semiHidden/>
    <w:qFormat/>
    <w:rPr>
      <w:rFonts w:ascii="Segoe UI" w:hAnsi="Segoe UI" w:cs="Segoe UI"/>
      <w:sz w:val="18"/>
      <w:szCs w:val="18"/>
    </w:rPr>
  </w:style>
  <w:style w:type="table" w:customStyle="1" w:styleId="11">
    <w:name w:val="淺色網底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Pr>
      <w:rFonts w:ascii="Arial" w:eastAsiaTheme="minorEastAsia" w:hAnsi="Arial" w:cstheme="minorBidi"/>
      <w:sz w:val="28"/>
      <w:szCs w:val="22"/>
    </w:rPr>
  </w:style>
  <w:style w:type="character" w:customStyle="1" w:styleId="10">
    <w:name w:val="標題 1 字元"/>
    <w:basedOn w:val="a0"/>
    <w:link w:val="1"/>
    <w:uiPriority w:val="9"/>
    <w:qFormat/>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FD91EA-D765-4CF9-B6E0-8C5F411AD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47</Pages>
  <Words>16553</Words>
  <Characters>94354</Characters>
  <Application>Microsoft Office Word</Application>
  <DocSecurity>0</DocSecurity>
  <Lines>786</Lines>
  <Paragraphs>221</Paragraphs>
  <ScaleCrop>false</ScaleCrop>
  <Company>.</Company>
  <LinksUpToDate>false</LinksUpToDate>
  <CharactersWithSpaces>110686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1398</cp:revision>
  <dcterms:created xsi:type="dcterms:W3CDTF">2020-10-12T14:12:00Z</dcterms:created>
  <dcterms:modified xsi:type="dcterms:W3CDTF">2022-03-24T04:17:00Z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